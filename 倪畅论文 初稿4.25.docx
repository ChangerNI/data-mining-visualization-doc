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del w:id="2" w:author="陈文辉" w:date="2019-04-25T21:16:00Z">
        <w:r w:rsidDel="001E58CB">
          <w:rPr>
            <w:rFonts w:hint="eastAsia"/>
            <w:b/>
            <w:bCs/>
            <w:sz w:val="32"/>
          </w:rPr>
          <w:delText>201</w:delText>
        </w:r>
        <w:r w:rsidR="000A7FDE" w:rsidDel="001E58CB">
          <w:rPr>
            <w:rFonts w:hint="eastAsia"/>
            <w:b/>
            <w:bCs/>
            <w:sz w:val="32"/>
          </w:rPr>
          <w:delText>9</w:delText>
        </w:r>
        <w:r w:rsidR="00DE15F5" w:rsidRPr="001871C0" w:rsidDel="001E58CB">
          <w:rPr>
            <w:rFonts w:hint="eastAsia"/>
            <w:b/>
            <w:bCs/>
            <w:sz w:val="32"/>
          </w:rPr>
          <w:delText>年</w:delText>
        </w:r>
        <w:r w:rsidDel="001E58CB">
          <w:rPr>
            <w:rFonts w:hint="eastAsia"/>
            <w:b/>
            <w:bCs/>
            <w:sz w:val="32"/>
          </w:rPr>
          <w:delText>0</w:delText>
        </w:r>
        <w:r w:rsidR="000A7FDE" w:rsidDel="001E58CB">
          <w:rPr>
            <w:rFonts w:hint="eastAsia"/>
            <w:b/>
            <w:bCs/>
            <w:sz w:val="32"/>
          </w:rPr>
          <w:delText>3</w:delText>
        </w:r>
      </w:del>
      <w:ins w:id="3" w:author="陈文辉" w:date="2019-04-25T21:16:00Z">
        <w:r w:rsidR="001E58CB">
          <w:rPr>
            <w:rFonts w:hint="eastAsia"/>
            <w:b/>
            <w:bCs/>
            <w:sz w:val="32"/>
          </w:rPr>
          <w:t>2019</w:t>
        </w:r>
        <w:r w:rsidR="001E58CB" w:rsidRPr="001871C0">
          <w:rPr>
            <w:rFonts w:hint="eastAsia"/>
            <w:b/>
            <w:bCs/>
            <w:sz w:val="32"/>
          </w:rPr>
          <w:t>年</w:t>
        </w:r>
        <w:r w:rsidR="001E58CB">
          <w:rPr>
            <w:rFonts w:hint="eastAsia"/>
            <w:b/>
            <w:bCs/>
            <w:sz w:val="32"/>
          </w:rPr>
          <w:t>5</w:t>
        </w:r>
      </w:ins>
      <w:r w:rsidR="00DE15F5" w:rsidRPr="001871C0">
        <w:rPr>
          <w:rFonts w:hint="eastAsia"/>
          <w:b/>
          <w:bCs/>
          <w:sz w:val="32"/>
        </w:rPr>
        <w:t>月</w:t>
      </w:r>
      <w:del w:id="4" w:author="陈文辉" w:date="2019-04-25T21:17:00Z">
        <w:r w:rsidR="000A7FDE" w:rsidDel="001E58CB">
          <w:rPr>
            <w:rFonts w:hint="eastAsia"/>
            <w:b/>
            <w:bCs/>
            <w:sz w:val="32"/>
          </w:rPr>
          <w:delText>2</w:delText>
        </w:r>
        <w:r w:rsidR="000A7FDE" w:rsidDel="001E58CB">
          <w:rPr>
            <w:b/>
            <w:bCs/>
            <w:sz w:val="32"/>
          </w:rPr>
          <w:delText>0</w:delText>
        </w:r>
      </w:del>
      <w:ins w:id="5" w:author="陈文辉" w:date="2019-04-25T21:17:00Z">
        <w:r w:rsidR="001E58CB">
          <w:rPr>
            <w:rFonts w:hint="eastAsia"/>
            <w:b/>
            <w:bCs/>
            <w:sz w:val="32"/>
          </w:rPr>
          <w:t>8</w:t>
        </w:r>
      </w:ins>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6"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6"/>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del w:id="7" w:author="陈文辉" w:date="2019-04-25T21:17:00Z">
        <w:r w:rsidR="002B5E76" w:rsidRPr="002B5E76" w:rsidDel="001E58CB">
          <w:rPr>
            <w:b/>
            <w:bCs/>
            <w:sz w:val="30"/>
            <w:szCs w:val="30"/>
          </w:rPr>
          <w:delText>201</w:delText>
        </w:r>
        <w:r w:rsidR="000A7FDE" w:rsidDel="001E58CB">
          <w:rPr>
            <w:rFonts w:hint="eastAsia"/>
            <w:b/>
            <w:bCs/>
            <w:sz w:val="30"/>
            <w:szCs w:val="30"/>
          </w:rPr>
          <w:delText>9</w:delText>
        </w:r>
        <w:r w:rsidRPr="002B5E76" w:rsidDel="001E58CB">
          <w:rPr>
            <w:b/>
            <w:bCs/>
            <w:sz w:val="30"/>
            <w:szCs w:val="30"/>
          </w:rPr>
          <w:delText>年</w:delText>
        </w:r>
        <w:r w:rsidR="002B5E76" w:rsidRPr="002B5E76" w:rsidDel="001E58CB">
          <w:rPr>
            <w:b/>
            <w:bCs/>
            <w:sz w:val="30"/>
            <w:szCs w:val="30"/>
          </w:rPr>
          <w:delText>0</w:delText>
        </w:r>
        <w:r w:rsidR="000A7FDE" w:rsidDel="001E58CB">
          <w:rPr>
            <w:rFonts w:hint="eastAsia"/>
            <w:b/>
            <w:bCs/>
            <w:sz w:val="30"/>
            <w:szCs w:val="30"/>
          </w:rPr>
          <w:delText>3</w:delText>
        </w:r>
      </w:del>
      <w:ins w:id="8" w:author="陈文辉" w:date="2019-04-25T21:17:00Z">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ins>
      <w:r w:rsidRPr="002B5E76">
        <w:rPr>
          <w:b/>
          <w:bCs/>
          <w:sz w:val="30"/>
          <w:szCs w:val="30"/>
        </w:rPr>
        <w:t>月</w:t>
      </w:r>
      <w:del w:id="9" w:author="陈文辉" w:date="2019-04-25T21:17:00Z">
        <w:r w:rsidR="000A7FDE" w:rsidDel="001E58CB">
          <w:rPr>
            <w:rFonts w:hint="eastAsia"/>
            <w:b/>
            <w:bCs/>
            <w:sz w:val="30"/>
            <w:szCs w:val="30"/>
          </w:rPr>
          <w:delText>2</w:delText>
        </w:r>
        <w:r w:rsidR="000A7FDE" w:rsidDel="001E58CB">
          <w:rPr>
            <w:b/>
            <w:bCs/>
            <w:sz w:val="30"/>
            <w:szCs w:val="30"/>
          </w:rPr>
          <w:delText>0</w:delText>
        </w:r>
      </w:del>
      <w:ins w:id="10" w:author="陈文辉" w:date="2019-04-25T21:17:00Z">
        <w:r w:rsidR="001E58CB">
          <w:rPr>
            <w:rFonts w:hint="eastAsia"/>
            <w:b/>
            <w:bCs/>
            <w:sz w:val="30"/>
            <w:szCs w:val="30"/>
          </w:rPr>
          <w:t>8</w:t>
        </w:r>
      </w:ins>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10"/>
          <w:footerReference w:type="default" r:id="rId11"/>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del w:id="11" w:author="陈文辉" w:date="2019-04-25T21:18:00Z">
        <w:r w:rsidR="00DC7F31" w:rsidDel="001E58CB">
          <w:rPr>
            <w:rFonts w:ascii="仿宋_GB2312" w:eastAsia="仿宋_GB2312" w:hint="eastAsia"/>
            <w:sz w:val="24"/>
          </w:rPr>
          <w:delText>班</w:delText>
        </w:r>
      </w:del>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ins w:id="12" w:author="陈文辉" w:date="2019-04-25T21:18:00Z">
        <w:r w:rsidR="001E58CB">
          <w:rPr>
            <w:rFonts w:ascii="楷体" w:eastAsia="楷体" w:hAnsi="楷体" w:hint="eastAsia"/>
          </w:rPr>
          <w:t>（</w:t>
        </w:r>
      </w:ins>
      <w:ins w:id="13" w:author="陈文辉" w:date="2019-04-25T21:19:00Z">
        <w:r w:rsidR="001E58CB">
          <w:rPr>
            <w:rFonts w:ascii="楷体" w:eastAsia="楷体" w:hAnsi="楷体" w:hint="eastAsia"/>
          </w:rPr>
          <w:t>中文</w:t>
        </w:r>
      </w:ins>
      <w:ins w:id="14" w:author="陈文辉" w:date="2019-04-25T21:18:00Z">
        <w:r w:rsidR="001E58CB">
          <w:rPr>
            <w:rFonts w:ascii="楷体" w:eastAsia="楷体" w:hAnsi="楷体" w:hint="eastAsia"/>
          </w:rPr>
          <w:t>摘要保留2</w:t>
        </w:r>
      </w:ins>
      <w:ins w:id="15" w:author="陈文辉" w:date="2019-04-25T21:19:00Z">
        <w:r w:rsidR="001E58CB">
          <w:rPr>
            <w:rFonts w:ascii="楷体" w:eastAsia="楷体" w:hAnsi="楷体" w:hint="eastAsia"/>
          </w:rPr>
          <w:t>70-</w:t>
        </w:r>
      </w:ins>
      <w:ins w:id="16" w:author="陈文辉" w:date="2019-04-25T21:18:00Z">
        <w:r w:rsidR="001E58CB">
          <w:rPr>
            <w:rFonts w:ascii="楷体" w:eastAsia="楷体" w:hAnsi="楷体" w:hint="eastAsia"/>
          </w:rPr>
          <w:t>300字</w:t>
        </w:r>
      </w:ins>
      <w:ins w:id="17" w:author="陈文辉" w:date="2019-04-25T21:19:00Z">
        <w:r w:rsidR="001E58CB">
          <w:rPr>
            <w:rFonts w:ascii="楷体" w:eastAsia="楷体" w:hAnsi="楷体" w:hint="eastAsia"/>
          </w:rPr>
          <w:t>，英文摘要适当调整一下</w:t>
        </w:r>
      </w:ins>
      <w:ins w:id="18" w:author="陈文辉" w:date="2019-04-25T21:18:00Z">
        <w:r w:rsidR="001E58CB">
          <w:rPr>
            <w:rFonts w:ascii="楷体" w:eastAsia="楷体" w:hAnsi="楷体" w:hint="eastAsia"/>
          </w:rPr>
          <w:t>）</w:t>
        </w:r>
      </w:ins>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2"/>
          <w:footerReference w:type="default" r:id="rId13"/>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956FEE" w:rsidDel="00621940" w:rsidRDefault="00956FEE" w:rsidP="00956FEE">
      <w:pPr>
        <w:spacing w:line="400" w:lineRule="exact"/>
        <w:jc w:val="center"/>
        <w:rPr>
          <w:del w:id="19" w:author="陈文辉" w:date="2019-04-25T21:20:00Z"/>
          <w:sz w:val="32"/>
          <w:szCs w:val="32"/>
        </w:rPr>
      </w:pPr>
      <w:del w:id="20" w:author="陈文辉" w:date="2019-04-25T21:20:00Z">
        <w:r w:rsidRPr="00FF2621" w:rsidDel="00621940">
          <w:rPr>
            <w:rFonts w:ascii="仿宋_GB2312" w:eastAsia="仿宋_GB2312"/>
            <w:sz w:val="24"/>
          </w:rPr>
          <w:delText>College of Information Engineering</w:delText>
        </w:r>
        <w:r w:rsidDel="00621940">
          <w:rPr>
            <w:rFonts w:ascii="仿宋_GB2312" w:eastAsia="仿宋_GB2312"/>
            <w:sz w:val="24"/>
          </w:rPr>
          <w:delText xml:space="preserve">        </w:delText>
        </w:r>
        <w:r w:rsidRPr="00FF2621" w:rsidDel="00621940">
          <w:rPr>
            <w:rFonts w:ascii="仿宋_GB2312" w:eastAsia="仿宋_GB2312"/>
            <w:sz w:val="24"/>
          </w:rPr>
          <w:delText>Computer Science and Technology</w:delText>
        </w:r>
      </w:del>
    </w:p>
    <w:p w:rsidR="00956FEE" w:rsidRPr="00FF2621" w:rsidDel="00621940" w:rsidRDefault="00956FEE" w:rsidP="00956FEE">
      <w:pPr>
        <w:spacing w:line="400" w:lineRule="exact"/>
        <w:jc w:val="center"/>
        <w:rPr>
          <w:del w:id="21" w:author="陈文辉" w:date="2019-04-25T21:20:00Z"/>
          <w:sz w:val="32"/>
          <w:szCs w:val="32"/>
        </w:rPr>
      </w:pPr>
      <w:del w:id="22" w:author="陈文辉" w:date="2019-04-25T21:20:00Z">
        <w:r w:rsidDel="00621940">
          <w:rPr>
            <w:rFonts w:ascii="仿宋_GB2312" w:eastAsia="仿宋_GB2312" w:hint="eastAsia"/>
            <w:sz w:val="24"/>
          </w:rPr>
          <w:delText xml:space="preserve">Class.153 </w:delText>
        </w:r>
        <w:r w:rsidDel="00621940">
          <w:rPr>
            <w:rFonts w:ascii="仿宋_GB2312" w:eastAsia="仿宋_GB2312"/>
            <w:sz w:val="24"/>
          </w:rPr>
          <w:delText>Chang Ni</w:delText>
        </w:r>
        <w:r w:rsidRPr="001871C0" w:rsidDel="00621940">
          <w:rPr>
            <w:rFonts w:ascii="仿宋_GB2312" w:eastAsia="仿宋_GB2312" w:hint="eastAsia"/>
            <w:sz w:val="24"/>
          </w:rPr>
          <w:delText xml:space="preserve">   </w:delText>
        </w:r>
        <w:r w:rsidDel="00621940">
          <w:rPr>
            <w:rFonts w:ascii="仿宋_GB2312" w:eastAsia="仿宋_GB2312"/>
            <w:sz w:val="24"/>
          </w:rPr>
          <w:delText xml:space="preserve">                       </w:delText>
        </w:r>
        <w:r w:rsidRPr="00FF2621" w:rsidDel="00621940">
          <w:rPr>
            <w:rFonts w:ascii="仿宋_GB2312" w:eastAsia="仿宋_GB2312"/>
            <w:sz w:val="24"/>
          </w:rPr>
          <w:delText>Guidance teacher</w:delText>
        </w:r>
        <w:r w:rsidRPr="001871C0" w:rsidDel="00621940">
          <w:rPr>
            <w:rFonts w:ascii="仿宋_GB2312" w:eastAsia="仿宋_GB2312" w:hint="eastAsia"/>
            <w:sz w:val="24"/>
          </w:rPr>
          <w:delText>：</w:delText>
        </w:r>
        <w:r w:rsidDel="00621940">
          <w:rPr>
            <w:rFonts w:ascii="仿宋_GB2312" w:eastAsia="仿宋_GB2312" w:hint="eastAsia"/>
            <w:sz w:val="24"/>
          </w:rPr>
          <w:delText>W</w:delText>
        </w:r>
        <w:r w:rsidDel="00621940">
          <w:rPr>
            <w:rFonts w:ascii="仿宋_GB2312" w:eastAsia="仿宋_GB2312"/>
            <w:sz w:val="24"/>
          </w:rPr>
          <w:delText>enhui Chen</w:delText>
        </w:r>
      </w:del>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3055C6"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20" w:history="1">
        <w:r w:rsidR="003055C6" w:rsidRPr="003055C6">
          <w:rPr>
            <w:rStyle w:val="a8"/>
            <w:rFonts w:ascii="楷体" w:eastAsia="楷体" w:hAnsi="楷体"/>
            <w:noProof/>
          </w:rPr>
          <w:t>1  绪论</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_Toc7032420 \h </w:instrText>
        </w:r>
        <w:r w:rsidR="003055C6" w:rsidRPr="003055C6">
          <w:rPr>
            <w:noProof/>
            <w:webHidden/>
          </w:rPr>
        </w:r>
        <w:r w:rsidR="003055C6" w:rsidRPr="003055C6">
          <w:rPr>
            <w:noProof/>
            <w:webHidden/>
          </w:rPr>
          <w:fldChar w:fldCharType="separate"/>
        </w:r>
        <w:r w:rsidR="003055C6" w:rsidRPr="003055C6">
          <w:rPr>
            <w:noProof/>
            <w:webHidden/>
          </w:rPr>
          <w:t>3</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1" w:history="1">
        <w:r w:rsidR="003055C6" w:rsidRPr="003055C6">
          <w:rPr>
            <w:rStyle w:val="a8"/>
            <w:rFonts w:ascii="黑体" w:eastAsia="黑体" w:hAnsi="黑体"/>
            <w:noProof/>
          </w:rPr>
          <w:t>1.1  课题的背景</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_Toc7032421 \h </w:instrText>
        </w:r>
        <w:r w:rsidR="003055C6" w:rsidRPr="003055C6">
          <w:rPr>
            <w:noProof/>
            <w:webHidden/>
          </w:rPr>
        </w:r>
        <w:r w:rsidR="003055C6" w:rsidRPr="003055C6">
          <w:rPr>
            <w:noProof/>
            <w:webHidden/>
          </w:rPr>
          <w:fldChar w:fldCharType="separate"/>
        </w:r>
        <w:r w:rsidR="003055C6" w:rsidRPr="003055C6">
          <w:rPr>
            <w:noProof/>
            <w:webHidden/>
          </w:rPr>
          <w:t>3</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2" w:history="1">
        <w:r w:rsidR="003055C6" w:rsidRPr="003055C6">
          <w:rPr>
            <w:rStyle w:val="a8"/>
            <w:rFonts w:ascii="黑体" w:eastAsia="黑体" w:hAnsi="黑体"/>
            <w:noProof/>
          </w:rPr>
          <w:t>1.2  现状的分析</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_Toc7032422 \h </w:instrText>
        </w:r>
        <w:r w:rsidR="003055C6" w:rsidRPr="003055C6">
          <w:rPr>
            <w:noProof/>
            <w:webHidden/>
          </w:rPr>
        </w:r>
        <w:r w:rsidR="003055C6" w:rsidRPr="003055C6">
          <w:rPr>
            <w:noProof/>
            <w:webHidden/>
          </w:rPr>
          <w:fldChar w:fldCharType="separate"/>
        </w:r>
        <w:r w:rsidR="003055C6" w:rsidRPr="003055C6">
          <w:rPr>
            <w:noProof/>
            <w:webHidden/>
          </w:rPr>
          <w:t>3</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3" w:history="1">
        <w:r w:rsidR="003055C6" w:rsidRPr="003055C6">
          <w:rPr>
            <w:rStyle w:val="a8"/>
            <w:rFonts w:ascii="黑体" w:eastAsia="黑体" w:hAnsi="黑体"/>
            <w:noProof/>
          </w:rPr>
          <w:t>1.3  产品流通的可视化表达与数据挖掘应用平台的优势</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_Toc7032423 \h </w:instrText>
        </w:r>
        <w:r w:rsidR="003055C6" w:rsidRPr="003055C6">
          <w:rPr>
            <w:noProof/>
            <w:webHidden/>
          </w:rPr>
        </w:r>
        <w:r w:rsidR="003055C6" w:rsidRPr="003055C6">
          <w:rPr>
            <w:noProof/>
            <w:webHidden/>
          </w:rPr>
          <w:fldChar w:fldCharType="separate"/>
        </w:r>
        <w:r w:rsidR="003055C6" w:rsidRPr="003055C6">
          <w:rPr>
            <w:noProof/>
            <w:webHidden/>
          </w:rPr>
          <w:t>3</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4" w:history="1">
        <w:r w:rsidR="003055C6" w:rsidRPr="003055C6">
          <w:rPr>
            <w:rStyle w:val="a8"/>
            <w:rFonts w:ascii="黑体" w:eastAsia="黑体" w:hAnsi="黑体"/>
            <w:noProof/>
          </w:rPr>
          <w:t>1.4  本论文主要结构</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_Toc7032424 \h </w:instrText>
        </w:r>
        <w:r w:rsidR="003055C6" w:rsidRPr="003055C6">
          <w:rPr>
            <w:noProof/>
            <w:webHidden/>
          </w:rPr>
        </w:r>
        <w:r w:rsidR="003055C6" w:rsidRPr="003055C6">
          <w:rPr>
            <w:noProof/>
            <w:webHidden/>
          </w:rPr>
          <w:fldChar w:fldCharType="separate"/>
        </w:r>
        <w:r w:rsidR="003055C6" w:rsidRPr="003055C6">
          <w:rPr>
            <w:noProof/>
            <w:webHidden/>
          </w:rPr>
          <w:t>4</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25" w:history="1">
        <w:r w:rsidR="003055C6" w:rsidRPr="003055C6">
          <w:rPr>
            <w:rStyle w:val="a8"/>
            <w:rFonts w:ascii="楷体" w:eastAsia="楷体" w:hAnsi="楷体"/>
            <w:noProof/>
          </w:rPr>
          <w:t>2  开发环境与相关技术</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_Toc7032425 \h </w:instrText>
        </w:r>
        <w:r w:rsidR="003055C6" w:rsidRPr="003055C6">
          <w:rPr>
            <w:noProof/>
            <w:webHidden/>
          </w:rPr>
        </w:r>
        <w:r w:rsidR="003055C6" w:rsidRPr="003055C6">
          <w:rPr>
            <w:noProof/>
            <w:webHidden/>
          </w:rPr>
          <w:fldChar w:fldCharType="separate"/>
        </w:r>
        <w:r w:rsidR="003055C6" w:rsidRPr="003055C6">
          <w:rPr>
            <w:noProof/>
            <w:webHidden/>
          </w:rPr>
          <w:t>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r>
        <w:fldChar w:fldCharType="begin"/>
      </w:r>
      <w:r>
        <w:instrText xml:space="preserve"> HYPERLINK \l "_Toc7032426" </w:instrText>
      </w:r>
      <w:r>
        <w:fldChar w:fldCharType="separate"/>
      </w:r>
      <w:r w:rsidR="003055C6" w:rsidRPr="003055C6">
        <w:rPr>
          <w:rStyle w:val="a8"/>
          <w:rFonts w:hAnsi="黑体"/>
          <w:bCs/>
          <w:noProof/>
        </w:rPr>
        <w:t xml:space="preserve">2.1  </w:t>
      </w:r>
      <w:r w:rsidR="003055C6" w:rsidRPr="00621940">
        <w:rPr>
          <w:rStyle w:val="a8"/>
          <w:rFonts w:ascii="黑体" w:eastAsia="黑体" w:hAnsi="黑体"/>
          <w:noProof/>
          <w:rPrChange w:id="23" w:author="陈文辉" w:date="2019-04-25T21:21:00Z">
            <w:rPr>
              <w:rStyle w:val="a8"/>
              <w:rFonts w:hAnsi="黑体"/>
              <w:bCs/>
              <w:noProof/>
            </w:rPr>
          </w:rPrChange>
        </w:rPr>
        <w:t>系统开发环境</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_Toc7032426 \h </w:instrText>
      </w:r>
      <w:r w:rsidR="003055C6" w:rsidRPr="003055C6">
        <w:rPr>
          <w:noProof/>
          <w:webHidden/>
        </w:rPr>
      </w:r>
      <w:r w:rsidR="003055C6" w:rsidRPr="003055C6">
        <w:rPr>
          <w:noProof/>
          <w:webHidden/>
        </w:rPr>
        <w:fldChar w:fldCharType="separate"/>
      </w:r>
      <w:r w:rsidR="003055C6" w:rsidRPr="003055C6">
        <w:rPr>
          <w:noProof/>
          <w:webHidden/>
        </w:rPr>
        <w:t>5</w:t>
      </w:r>
      <w:r w:rsidR="003055C6" w:rsidRPr="003055C6">
        <w:rPr>
          <w:noProof/>
          <w:webHidden/>
        </w:rPr>
        <w:fldChar w:fldCharType="end"/>
      </w:r>
      <w:r>
        <w:rPr>
          <w:noProof/>
        </w:rPr>
        <w:fldChar w:fldCharType="end"/>
      </w:r>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7" w:history="1">
        <w:r w:rsidR="003055C6" w:rsidRPr="003055C6">
          <w:rPr>
            <w:rStyle w:val="a8"/>
            <w:rFonts w:ascii="黑体" w:eastAsia="黑体" w:hAnsi="黑体"/>
            <w:noProof/>
          </w:rPr>
          <w:t>2.2  React</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_Toc7032427 \h </w:instrText>
        </w:r>
        <w:r w:rsidR="003055C6" w:rsidRPr="003055C6">
          <w:rPr>
            <w:noProof/>
            <w:webHidden/>
          </w:rPr>
        </w:r>
        <w:r w:rsidR="003055C6" w:rsidRPr="003055C6">
          <w:rPr>
            <w:noProof/>
            <w:webHidden/>
          </w:rPr>
          <w:fldChar w:fldCharType="separate"/>
        </w:r>
        <w:r w:rsidR="003055C6" w:rsidRPr="003055C6">
          <w:rPr>
            <w:noProof/>
            <w:webHidden/>
          </w:rPr>
          <w:t>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8" w:history="1">
        <w:r w:rsidR="003055C6" w:rsidRPr="003055C6">
          <w:rPr>
            <w:rStyle w:val="a8"/>
            <w:rFonts w:ascii="黑体" w:eastAsia="黑体" w:hAnsi="黑体"/>
            <w:noProof/>
          </w:rPr>
          <w:t>2.3  ECharts</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_Toc7032428 \h </w:instrText>
        </w:r>
        <w:r w:rsidR="003055C6" w:rsidRPr="003055C6">
          <w:rPr>
            <w:noProof/>
            <w:webHidden/>
          </w:rPr>
        </w:r>
        <w:r w:rsidR="003055C6" w:rsidRPr="003055C6">
          <w:rPr>
            <w:noProof/>
            <w:webHidden/>
          </w:rPr>
          <w:fldChar w:fldCharType="separate"/>
        </w:r>
        <w:r w:rsidR="003055C6" w:rsidRPr="003055C6">
          <w:rPr>
            <w:noProof/>
            <w:webHidden/>
          </w:rPr>
          <w:t>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29" w:history="1">
        <w:r w:rsidR="003055C6" w:rsidRPr="003055C6">
          <w:rPr>
            <w:rStyle w:val="a8"/>
            <w:rFonts w:ascii="黑体" w:eastAsia="黑体" w:hAnsi="黑体"/>
            <w:noProof/>
          </w:rPr>
          <w:t>2.4  npm</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_Toc7032429 \h </w:instrText>
        </w:r>
        <w:r w:rsidR="003055C6" w:rsidRPr="003055C6">
          <w:rPr>
            <w:noProof/>
            <w:webHidden/>
          </w:rPr>
        </w:r>
        <w:r w:rsidR="003055C6" w:rsidRPr="003055C6">
          <w:rPr>
            <w:noProof/>
            <w:webHidden/>
          </w:rPr>
          <w:fldChar w:fldCharType="separate"/>
        </w:r>
        <w:r w:rsidR="003055C6" w:rsidRPr="003055C6">
          <w:rPr>
            <w:noProof/>
            <w:webHidden/>
          </w:rPr>
          <w:t>6</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0" w:history="1">
        <w:r w:rsidR="003055C6" w:rsidRPr="003055C6">
          <w:rPr>
            <w:rStyle w:val="a8"/>
            <w:rFonts w:ascii="黑体" w:eastAsia="黑体" w:hAnsi="黑体"/>
            <w:noProof/>
          </w:rPr>
          <w:t>2.5  axios</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_Toc7032430 \h </w:instrText>
        </w:r>
        <w:r w:rsidR="003055C6" w:rsidRPr="003055C6">
          <w:rPr>
            <w:noProof/>
            <w:webHidden/>
          </w:rPr>
        </w:r>
        <w:r w:rsidR="003055C6" w:rsidRPr="003055C6">
          <w:rPr>
            <w:noProof/>
            <w:webHidden/>
          </w:rPr>
          <w:fldChar w:fldCharType="separate"/>
        </w:r>
        <w:r w:rsidR="003055C6" w:rsidRPr="003055C6">
          <w:rPr>
            <w:noProof/>
            <w:webHidden/>
          </w:rPr>
          <w:t>6</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1" w:history="1">
        <w:r w:rsidR="003055C6" w:rsidRPr="003055C6">
          <w:rPr>
            <w:rStyle w:val="a8"/>
            <w:rFonts w:ascii="黑体" w:eastAsia="黑体" w:hAnsi="黑体"/>
            <w:noProof/>
          </w:rPr>
          <w:t>2.6  SSM框架</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_Toc7032431 \h </w:instrText>
        </w:r>
        <w:r w:rsidR="003055C6" w:rsidRPr="003055C6">
          <w:rPr>
            <w:noProof/>
            <w:webHidden/>
          </w:rPr>
        </w:r>
        <w:r w:rsidR="003055C6" w:rsidRPr="003055C6">
          <w:rPr>
            <w:noProof/>
            <w:webHidden/>
          </w:rPr>
          <w:fldChar w:fldCharType="separate"/>
        </w:r>
        <w:r w:rsidR="003055C6" w:rsidRPr="003055C6">
          <w:rPr>
            <w:noProof/>
            <w:webHidden/>
          </w:rPr>
          <w:t>6</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32" w:history="1">
        <w:r w:rsidR="003055C6" w:rsidRPr="003055C6">
          <w:rPr>
            <w:rStyle w:val="a8"/>
            <w:rFonts w:ascii="黑体" w:eastAsia="黑体" w:hAnsi="黑体"/>
            <w:noProof/>
          </w:rPr>
          <w:t>2.6.1   Spring</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_Toc7032432 \h </w:instrText>
        </w:r>
        <w:r w:rsidR="003055C6" w:rsidRPr="003055C6">
          <w:rPr>
            <w:noProof/>
            <w:webHidden/>
          </w:rPr>
        </w:r>
        <w:r w:rsidR="003055C6" w:rsidRPr="003055C6">
          <w:rPr>
            <w:noProof/>
            <w:webHidden/>
          </w:rPr>
          <w:fldChar w:fldCharType="separate"/>
        </w:r>
        <w:r w:rsidR="003055C6" w:rsidRPr="003055C6">
          <w:rPr>
            <w:noProof/>
            <w:webHidden/>
          </w:rPr>
          <w:t>6</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33" w:history="1">
        <w:r w:rsidR="003055C6" w:rsidRPr="003055C6">
          <w:rPr>
            <w:rStyle w:val="a8"/>
            <w:rFonts w:ascii="黑体" w:eastAsia="黑体" w:hAnsi="黑体"/>
            <w:noProof/>
          </w:rPr>
          <w:t>2.6.2   SpringMVC</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_Toc7032433 \h </w:instrText>
        </w:r>
        <w:r w:rsidR="003055C6" w:rsidRPr="003055C6">
          <w:rPr>
            <w:noProof/>
            <w:webHidden/>
          </w:rPr>
        </w:r>
        <w:r w:rsidR="003055C6" w:rsidRPr="003055C6">
          <w:rPr>
            <w:noProof/>
            <w:webHidden/>
          </w:rPr>
          <w:fldChar w:fldCharType="separate"/>
        </w:r>
        <w:r w:rsidR="003055C6" w:rsidRPr="003055C6">
          <w:rPr>
            <w:noProof/>
            <w:webHidden/>
          </w:rPr>
          <w:t>7</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34" w:history="1">
        <w:r w:rsidR="003055C6" w:rsidRPr="003055C6">
          <w:rPr>
            <w:rStyle w:val="a8"/>
            <w:rFonts w:ascii="黑体" w:eastAsia="黑体" w:hAnsi="黑体"/>
            <w:noProof/>
          </w:rPr>
          <w:t>2.6.1   Mybatis</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_Toc7032434 \h </w:instrText>
        </w:r>
        <w:r w:rsidR="003055C6" w:rsidRPr="003055C6">
          <w:rPr>
            <w:noProof/>
            <w:webHidden/>
          </w:rPr>
        </w:r>
        <w:r w:rsidR="003055C6" w:rsidRPr="003055C6">
          <w:rPr>
            <w:noProof/>
            <w:webHidden/>
          </w:rPr>
          <w:fldChar w:fldCharType="separate"/>
        </w:r>
        <w:r w:rsidR="003055C6" w:rsidRPr="003055C6">
          <w:rPr>
            <w:noProof/>
            <w:webHidden/>
          </w:rPr>
          <w:t>7</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5" w:history="1">
        <w:r w:rsidR="003055C6" w:rsidRPr="003055C6">
          <w:rPr>
            <w:rStyle w:val="a8"/>
            <w:rFonts w:ascii="黑体" w:eastAsia="黑体" w:hAnsi="黑体"/>
            <w:noProof/>
          </w:rPr>
          <w:t>2.7  Java8</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_Toc7032435 \h </w:instrText>
        </w:r>
        <w:r w:rsidR="003055C6" w:rsidRPr="003055C6">
          <w:rPr>
            <w:noProof/>
            <w:webHidden/>
          </w:rPr>
        </w:r>
        <w:r w:rsidR="003055C6" w:rsidRPr="003055C6">
          <w:rPr>
            <w:noProof/>
            <w:webHidden/>
          </w:rPr>
          <w:fldChar w:fldCharType="separate"/>
        </w:r>
        <w:r w:rsidR="003055C6" w:rsidRPr="003055C6">
          <w:rPr>
            <w:noProof/>
            <w:webHidden/>
          </w:rPr>
          <w:t>8</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6" w:history="1">
        <w:r w:rsidR="003055C6" w:rsidRPr="003055C6">
          <w:rPr>
            <w:rStyle w:val="a8"/>
            <w:rFonts w:ascii="黑体" w:eastAsia="黑体" w:hAnsi="黑体"/>
            <w:noProof/>
          </w:rPr>
          <w:t>2.8  Druid</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_Toc7032436 \h </w:instrText>
        </w:r>
        <w:r w:rsidR="003055C6" w:rsidRPr="003055C6">
          <w:rPr>
            <w:noProof/>
            <w:webHidden/>
          </w:rPr>
        </w:r>
        <w:r w:rsidR="003055C6" w:rsidRPr="003055C6">
          <w:rPr>
            <w:noProof/>
            <w:webHidden/>
          </w:rPr>
          <w:fldChar w:fldCharType="separate"/>
        </w:r>
        <w:r w:rsidR="003055C6" w:rsidRPr="003055C6">
          <w:rPr>
            <w:noProof/>
            <w:webHidden/>
          </w:rPr>
          <w:t>8</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7" w:history="1">
        <w:r w:rsidR="003055C6" w:rsidRPr="003055C6">
          <w:rPr>
            <w:rStyle w:val="a8"/>
            <w:rFonts w:ascii="黑体" w:eastAsia="黑体" w:hAnsi="黑体"/>
            <w:noProof/>
          </w:rPr>
          <w:t>2.9  Lombok</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_Toc7032437 \h </w:instrText>
        </w:r>
        <w:r w:rsidR="003055C6" w:rsidRPr="003055C6">
          <w:rPr>
            <w:noProof/>
            <w:webHidden/>
          </w:rPr>
        </w:r>
        <w:r w:rsidR="003055C6" w:rsidRPr="003055C6">
          <w:rPr>
            <w:noProof/>
            <w:webHidden/>
          </w:rPr>
          <w:fldChar w:fldCharType="separate"/>
        </w:r>
        <w:r w:rsidR="003055C6" w:rsidRPr="003055C6">
          <w:rPr>
            <w:noProof/>
            <w:webHidden/>
          </w:rPr>
          <w:t>9</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8" w:history="1">
        <w:r w:rsidR="003055C6" w:rsidRPr="003055C6">
          <w:rPr>
            <w:rStyle w:val="a8"/>
            <w:rFonts w:ascii="黑体" w:eastAsia="黑体" w:hAnsi="黑体"/>
            <w:noProof/>
          </w:rPr>
          <w:t>2.10  Logback</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_Toc7032438 \h </w:instrText>
        </w:r>
        <w:r w:rsidR="003055C6" w:rsidRPr="003055C6">
          <w:rPr>
            <w:noProof/>
            <w:webHidden/>
          </w:rPr>
        </w:r>
        <w:r w:rsidR="003055C6" w:rsidRPr="003055C6">
          <w:rPr>
            <w:noProof/>
            <w:webHidden/>
          </w:rPr>
          <w:fldChar w:fldCharType="separate"/>
        </w:r>
        <w:r w:rsidR="003055C6" w:rsidRPr="003055C6">
          <w:rPr>
            <w:noProof/>
            <w:webHidden/>
          </w:rPr>
          <w:t>9</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39" w:history="1">
        <w:r w:rsidR="003055C6" w:rsidRPr="003055C6">
          <w:rPr>
            <w:rStyle w:val="a8"/>
            <w:rFonts w:ascii="黑体" w:eastAsia="黑体" w:hAnsi="黑体"/>
            <w:noProof/>
          </w:rPr>
          <w:t>2.11  Maven</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_Toc7032439 \h </w:instrText>
        </w:r>
        <w:r w:rsidR="003055C6" w:rsidRPr="003055C6">
          <w:rPr>
            <w:noProof/>
            <w:webHidden/>
          </w:rPr>
        </w:r>
        <w:r w:rsidR="003055C6" w:rsidRPr="003055C6">
          <w:rPr>
            <w:noProof/>
            <w:webHidden/>
          </w:rPr>
          <w:fldChar w:fldCharType="separate"/>
        </w:r>
        <w:r w:rsidR="003055C6" w:rsidRPr="003055C6">
          <w:rPr>
            <w:noProof/>
            <w:webHidden/>
          </w:rPr>
          <w:t>9</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40" w:history="1">
        <w:r w:rsidR="003055C6" w:rsidRPr="003055C6">
          <w:rPr>
            <w:rStyle w:val="a8"/>
            <w:rFonts w:ascii="黑体" w:eastAsia="黑体" w:hAnsi="黑体"/>
            <w:noProof/>
          </w:rPr>
          <w:t>2.12  Websocket</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_Toc7032440 \h </w:instrText>
        </w:r>
        <w:r w:rsidR="003055C6" w:rsidRPr="003055C6">
          <w:rPr>
            <w:noProof/>
            <w:webHidden/>
          </w:rPr>
        </w:r>
        <w:r w:rsidR="003055C6" w:rsidRPr="003055C6">
          <w:rPr>
            <w:noProof/>
            <w:webHidden/>
          </w:rPr>
          <w:fldChar w:fldCharType="separate"/>
        </w:r>
        <w:r w:rsidR="003055C6" w:rsidRPr="003055C6">
          <w:rPr>
            <w:noProof/>
            <w:webHidden/>
          </w:rPr>
          <w:t>9</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r>
        <w:fldChar w:fldCharType="begin"/>
      </w:r>
      <w:r>
        <w:instrText xml:space="preserve"> HYPERLINK \l "_Toc7032441" </w:instrText>
      </w:r>
      <w:r>
        <w:fldChar w:fldCharType="separate"/>
      </w:r>
      <w:r w:rsidR="003055C6" w:rsidRPr="003055C6">
        <w:rPr>
          <w:rStyle w:val="a8"/>
          <w:rFonts w:ascii="楷体" w:eastAsia="楷体" w:hAnsi="楷体"/>
          <w:noProof/>
        </w:rPr>
        <w:t>3  系统</w:t>
      </w:r>
      <w:del w:id="24" w:author="陈文辉" w:date="2019-04-25T21:22:00Z">
        <w:r w:rsidR="003055C6" w:rsidRPr="003055C6" w:rsidDel="000B0399">
          <w:rPr>
            <w:rStyle w:val="a8"/>
            <w:rFonts w:ascii="楷体" w:eastAsia="楷体" w:hAnsi="楷体"/>
            <w:noProof/>
          </w:rPr>
          <w:delText>设计</w:delText>
        </w:r>
      </w:del>
      <w:r w:rsidR="003055C6" w:rsidRPr="003055C6">
        <w:rPr>
          <w:rStyle w:val="a8"/>
          <w:rFonts w:ascii="楷体" w:eastAsia="楷体" w:hAnsi="楷体"/>
          <w:noProof/>
        </w:rPr>
        <w:t>分析</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_Toc7032441 \h </w:instrText>
      </w:r>
      <w:r w:rsidR="003055C6" w:rsidRPr="003055C6">
        <w:rPr>
          <w:noProof/>
          <w:webHidden/>
        </w:rPr>
      </w:r>
      <w:r w:rsidR="003055C6" w:rsidRPr="003055C6">
        <w:rPr>
          <w:noProof/>
          <w:webHidden/>
        </w:rPr>
        <w:fldChar w:fldCharType="separate"/>
      </w:r>
      <w:r w:rsidR="003055C6" w:rsidRPr="003055C6">
        <w:rPr>
          <w:noProof/>
          <w:webHidden/>
        </w:rPr>
        <w:t>11</w:t>
      </w:r>
      <w:r w:rsidR="003055C6" w:rsidRPr="003055C6">
        <w:rPr>
          <w:noProof/>
          <w:webHidden/>
        </w:rPr>
        <w:fldChar w:fldCharType="end"/>
      </w:r>
      <w:r>
        <w:rPr>
          <w:noProof/>
        </w:rPr>
        <w:fldChar w:fldCharType="end"/>
      </w:r>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42" w:history="1">
        <w:r w:rsidR="003055C6" w:rsidRPr="003055C6">
          <w:rPr>
            <w:rStyle w:val="a8"/>
            <w:rFonts w:ascii="黑体" w:eastAsia="黑体" w:hAnsi="黑体"/>
            <w:noProof/>
          </w:rPr>
          <w:t>3.1  系统设计思想</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_Toc7032442 \h </w:instrText>
        </w:r>
        <w:r w:rsidR="003055C6" w:rsidRPr="003055C6">
          <w:rPr>
            <w:noProof/>
            <w:webHidden/>
          </w:rPr>
        </w:r>
        <w:r w:rsidR="003055C6" w:rsidRPr="003055C6">
          <w:rPr>
            <w:noProof/>
            <w:webHidden/>
          </w:rPr>
          <w:fldChar w:fldCharType="separate"/>
        </w:r>
        <w:r w:rsidR="003055C6" w:rsidRPr="003055C6">
          <w:rPr>
            <w:noProof/>
            <w:webHidden/>
          </w:rPr>
          <w:t>11</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43" w:history="1">
        <w:r w:rsidR="003055C6" w:rsidRPr="003055C6">
          <w:rPr>
            <w:rStyle w:val="a8"/>
            <w:rFonts w:ascii="黑体" w:eastAsia="黑体" w:hAnsi="黑体"/>
            <w:noProof/>
          </w:rPr>
          <w:t>3.2  可行性分析</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_Toc7032443 \h </w:instrText>
        </w:r>
        <w:r w:rsidR="003055C6" w:rsidRPr="003055C6">
          <w:rPr>
            <w:noProof/>
            <w:webHidden/>
          </w:rPr>
        </w:r>
        <w:r w:rsidR="003055C6" w:rsidRPr="003055C6">
          <w:rPr>
            <w:noProof/>
            <w:webHidden/>
          </w:rPr>
          <w:fldChar w:fldCharType="separate"/>
        </w:r>
        <w:r w:rsidR="003055C6" w:rsidRPr="003055C6">
          <w:rPr>
            <w:noProof/>
            <w:webHidden/>
          </w:rPr>
          <w:t>11</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44" w:history="1">
        <w:r w:rsidR="003055C6" w:rsidRPr="003055C6">
          <w:rPr>
            <w:rStyle w:val="a8"/>
            <w:rFonts w:ascii="黑体" w:eastAsia="黑体" w:hAnsi="黑体"/>
            <w:noProof/>
          </w:rPr>
          <w:t>3.2.1   技术可行性</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_Toc7032444 \h </w:instrText>
        </w:r>
        <w:r w:rsidR="003055C6" w:rsidRPr="003055C6">
          <w:rPr>
            <w:noProof/>
            <w:webHidden/>
          </w:rPr>
        </w:r>
        <w:r w:rsidR="003055C6" w:rsidRPr="003055C6">
          <w:rPr>
            <w:noProof/>
            <w:webHidden/>
          </w:rPr>
          <w:fldChar w:fldCharType="separate"/>
        </w:r>
        <w:r w:rsidR="003055C6" w:rsidRPr="003055C6">
          <w:rPr>
            <w:noProof/>
            <w:webHidden/>
          </w:rPr>
          <w:t>11</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45" w:history="1">
        <w:r w:rsidR="003055C6" w:rsidRPr="003055C6">
          <w:rPr>
            <w:rStyle w:val="a8"/>
            <w:rFonts w:ascii="黑体" w:eastAsia="黑体" w:hAnsi="黑体"/>
            <w:noProof/>
          </w:rPr>
          <w:t>3.2.2   经济可行性</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_Toc7032445 \h </w:instrText>
        </w:r>
        <w:r w:rsidR="003055C6" w:rsidRPr="003055C6">
          <w:rPr>
            <w:noProof/>
            <w:webHidden/>
          </w:rPr>
        </w:r>
        <w:r w:rsidR="003055C6" w:rsidRPr="003055C6">
          <w:rPr>
            <w:noProof/>
            <w:webHidden/>
          </w:rPr>
          <w:fldChar w:fldCharType="separate"/>
        </w:r>
        <w:r w:rsidR="003055C6" w:rsidRPr="003055C6">
          <w:rPr>
            <w:noProof/>
            <w:webHidden/>
          </w:rPr>
          <w:t>11</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46" w:history="1">
        <w:r w:rsidR="003055C6" w:rsidRPr="003055C6">
          <w:rPr>
            <w:rStyle w:val="a8"/>
            <w:rFonts w:ascii="黑体" w:eastAsia="黑体" w:hAnsi="黑体"/>
            <w:noProof/>
          </w:rPr>
          <w:t>3.2.3   操作可行性</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_Toc7032446 \h </w:instrText>
        </w:r>
        <w:r w:rsidR="003055C6" w:rsidRPr="003055C6">
          <w:rPr>
            <w:noProof/>
            <w:webHidden/>
          </w:rPr>
        </w:r>
        <w:r w:rsidR="003055C6" w:rsidRPr="003055C6">
          <w:rPr>
            <w:noProof/>
            <w:webHidden/>
          </w:rPr>
          <w:fldChar w:fldCharType="separate"/>
        </w:r>
        <w:r w:rsidR="003055C6" w:rsidRPr="003055C6">
          <w:rPr>
            <w:noProof/>
            <w:webHidden/>
          </w:rPr>
          <w:t>12</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47" w:history="1">
        <w:r w:rsidR="003055C6" w:rsidRPr="003055C6">
          <w:rPr>
            <w:rStyle w:val="a8"/>
            <w:rFonts w:ascii="黑体" w:eastAsia="黑体" w:hAnsi="黑体"/>
            <w:noProof/>
          </w:rPr>
          <w:t>3.2.4   组织可行性</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_Toc7032447 \h </w:instrText>
        </w:r>
        <w:r w:rsidR="003055C6" w:rsidRPr="003055C6">
          <w:rPr>
            <w:noProof/>
            <w:webHidden/>
          </w:rPr>
        </w:r>
        <w:r w:rsidR="003055C6" w:rsidRPr="003055C6">
          <w:rPr>
            <w:noProof/>
            <w:webHidden/>
          </w:rPr>
          <w:fldChar w:fldCharType="separate"/>
        </w:r>
        <w:r w:rsidR="003055C6" w:rsidRPr="003055C6">
          <w:rPr>
            <w:noProof/>
            <w:webHidden/>
          </w:rPr>
          <w:t>12</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48" w:history="1">
        <w:r w:rsidR="003055C6" w:rsidRPr="003055C6">
          <w:rPr>
            <w:rStyle w:val="a8"/>
            <w:rFonts w:ascii="黑体" w:eastAsia="黑体" w:hAnsi="黑体"/>
            <w:noProof/>
          </w:rPr>
          <w:t>3.3  业务流程</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_Toc7032448 \h </w:instrText>
        </w:r>
        <w:r w:rsidR="003055C6" w:rsidRPr="003055C6">
          <w:rPr>
            <w:noProof/>
            <w:webHidden/>
          </w:rPr>
        </w:r>
        <w:r w:rsidR="003055C6" w:rsidRPr="003055C6">
          <w:rPr>
            <w:noProof/>
            <w:webHidden/>
          </w:rPr>
          <w:fldChar w:fldCharType="separate"/>
        </w:r>
        <w:r w:rsidR="003055C6" w:rsidRPr="003055C6">
          <w:rPr>
            <w:noProof/>
            <w:webHidden/>
          </w:rPr>
          <w:t>12</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49" w:history="1">
        <w:r w:rsidR="003055C6" w:rsidRPr="003055C6">
          <w:rPr>
            <w:rStyle w:val="a8"/>
            <w:rFonts w:ascii="黑体" w:eastAsia="黑体" w:hAnsi="黑体"/>
            <w:noProof/>
          </w:rPr>
          <w:t>3.3.1  系统流程图</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_Toc7032449 \h </w:instrText>
        </w:r>
        <w:r w:rsidR="003055C6" w:rsidRPr="003055C6">
          <w:rPr>
            <w:noProof/>
            <w:webHidden/>
          </w:rPr>
        </w:r>
        <w:r w:rsidR="003055C6" w:rsidRPr="003055C6">
          <w:rPr>
            <w:noProof/>
            <w:webHidden/>
          </w:rPr>
          <w:fldChar w:fldCharType="separate"/>
        </w:r>
        <w:r w:rsidR="003055C6" w:rsidRPr="003055C6">
          <w:rPr>
            <w:noProof/>
            <w:webHidden/>
          </w:rPr>
          <w:t>12</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0" w:history="1">
        <w:r w:rsidR="003055C6" w:rsidRPr="003055C6">
          <w:rPr>
            <w:rStyle w:val="a8"/>
            <w:rFonts w:ascii="黑体" w:eastAsia="黑体" w:hAnsi="黑体"/>
            <w:noProof/>
          </w:rPr>
          <w:t>3.3.2   数据流程图</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_Toc7032450 \h </w:instrText>
        </w:r>
        <w:r w:rsidR="003055C6" w:rsidRPr="003055C6">
          <w:rPr>
            <w:noProof/>
            <w:webHidden/>
          </w:rPr>
        </w:r>
        <w:r w:rsidR="003055C6" w:rsidRPr="003055C6">
          <w:rPr>
            <w:noProof/>
            <w:webHidden/>
          </w:rPr>
          <w:fldChar w:fldCharType="separate"/>
        </w:r>
        <w:r w:rsidR="003055C6" w:rsidRPr="003055C6">
          <w:rPr>
            <w:noProof/>
            <w:webHidden/>
          </w:rPr>
          <w:t>13</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51" w:history="1">
        <w:r w:rsidR="003055C6" w:rsidRPr="003055C6">
          <w:rPr>
            <w:rStyle w:val="a8"/>
            <w:rFonts w:ascii="黑体" w:eastAsia="黑体" w:hAnsi="黑体"/>
            <w:noProof/>
          </w:rPr>
          <w:t>3.4  用例分析</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_Toc7032451 \h </w:instrText>
        </w:r>
        <w:r w:rsidR="003055C6" w:rsidRPr="003055C6">
          <w:rPr>
            <w:noProof/>
            <w:webHidden/>
          </w:rPr>
        </w:r>
        <w:r w:rsidR="003055C6" w:rsidRPr="003055C6">
          <w:rPr>
            <w:noProof/>
            <w:webHidden/>
          </w:rPr>
          <w:fldChar w:fldCharType="separate"/>
        </w:r>
        <w:r w:rsidR="003055C6" w:rsidRPr="003055C6">
          <w:rPr>
            <w:noProof/>
            <w:webHidden/>
          </w:rPr>
          <w:t>13</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52" w:history="1">
        <w:r w:rsidR="003055C6" w:rsidRPr="003055C6">
          <w:rPr>
            <w:rStyle w:val="a8"/>
            <w:rFonts w:ascii="楷体" w:eastAsia="楷体" w:hAnsi="楷体"/>
            <w:noProof/>
          </w:rPr>
          <w:t>4  系统设计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_Toc7032452 \h </w:instrText>
        </w:r>
        <w:r w:rsidR="003055C6" w:rsidRPr="003055C6">
          <w:rPr>
            <w:noProof/>
            <w:webHidden/>
          </w:rPr>
        </w:r>
        <w:r w:rsidR="003055C6" w:rsidRPr="003055C6">
          <w:rPr>
            <w:noProof/>
            <w:webHidden/>
          </w:rPr>
          <w:fldChar w:fldCharType="separate"/>
        </w:r>
        <w:r w:rsidR="003055C6" w:rsidRPr="003055C6">
          <w:rPr>
            <w:noProof/>
            <w:webHidden/>
          </w:rPr>
          <w:t>15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53" w:history="1">
        <w:r w:rsidR="003055C6" w:rsidRPr="003055C6">
          <w:rPr>
            <w:rStyle w:val="a8"/>
            <w:rFonts w:ascii="黑体" w:eastAsia="黑体" w:hAnsi="黑体"/>
            <w:noProof/>
          </w:rPr>
          <w:t>4.1  非功能性需求</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_Toc7032453 \h </w:instrText>
        </w:r>
        <w:r w:rsidR="003055C6" w:rsidRPr="003055C6">
          <w:rPr>
            <w:noProof/>
            <w:webHidden/>
          </w:rPr>
        </w:r>
        <w:r w:rsidR="003055C6" w:rsidRPr="003055C6">
          <w:rPr>
            <w:noProof/>
            <w:webHidden/>
          </w:rPr>
          <w:fldChar w:fldCharType="separate"/>
        </w:r>
        <w:r w:rsidR="003055C6" w:rsidRPr="003055C6">
          <w:rPr>
            <w:noProof/>
            <w:webHidden/>
          </w:rPr>
          <w:t>15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54" w:history="1">
        <w:r w:rsidR="003055C6" w:rsidRPr="003055C6">
          <w:rPr>
            <w:rStyle w:val="a8"/>
            <w:rFonts w:ascii="黑体" w:eastAsia="黑体" w:hAnsi="黑体"/>
            <w:noProof/>
          </w:rPr>
          <w:t>4.2  功能性需求</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_Toc7032454 \h </w:instrText>
        </w:r>
        <w:r w:rsidR="003055C6" w:rsidRPr="003055C6">
          <w:rPr>
            <w:noProof/>
            <w:webHidden/>
          </w:rPr>
        </w:r>
        <w:r w:rsidR="003055C6" w:rsidRPr="003055C6">
          <w:rPr>
            <w:noProof/>
            <w:webHidden/>
          </w:rPr>
          <w:fldChar w:fldCharType="separate"/>
        </w:r>
        <w:r w:rsidR="003055C6" w:rsidRPr="003055C6">
          <w:rPr>
            <w:noProof/>
            <w:webHidden/>
          </w:rPr>
          <w:t>15</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5" w:history="1">
        <w:r w:rsidR="003055C6" w:rsidRPr="003055C6">
          <w:rPr>
            <w:rStyle w:val="a8"/>
            <w:rFonts w:ascii="黑体" w:eastAsia="黑体" w:hAnsi="黑体"/>
            <w:noProof/>
          </w:rPr>
          <w:t>4.2.1   数据爬取</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_Toc7032455 \h </w:instrText>
        </w:r>
        <w:r w:rsidR="003055C6" w:rsidRPr="003055C6">
          <w:rPr>
            <w:noProof/>
            <w:webHidden/>
          </w:rPr>
        </w:r>
        <w:r w:rsidR="003055C6" w:rsidRPr="003055C6">
          <w:rPr>
            <w:noProof/>
            <w:webHidden/>
          </w:rPr>
          <w:fldChar w:fldCharType="separate"/>
        </w:r>
        <w:r w:rsidR="003055C6" w:rsidRPr="003055C6">
          <w:rPr>
            <w:noProof/>
            <w:webHidden/>
          </w:rPr>
          <w:t>15</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6" w:history="1">
        <w:r w:rsidR="003055C6" w:rsidRPr="003055C6">
          <w:rPr>
            <w:rStyle w:val="a8"/>
            <w:rFonts w:ascii="黑体" w:eastAsia="黑体" w:hAnsi="黑体"/>
            <w:noProof/>
          </w:rPr>
          <w:t>4.2.2   产品未来价格预测分析</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_Toc7032456 \h </w:instrText>
        </w:r>
        <w:r w:rsidR="003055C6" w:rsidRPr="003055C6">
          <w:rPr>
            <w:noProof/>
            <w:webHidden/>
          </w:rPr>
        </w:r>
        <w:r w:rsidR="003055C6" w:rsidRPr="003055C6">
          <w:rPr>
            <w:noProof/>
            <w:webHidden/>
          </w:rPr>
          <w:fldChar w:fldCharType="separate"/>
        </w:r>
        <w:r w:rsidR="003055C6" w:rsidRPr="003055C6">
          <w:rPr>
            <w:noProof/>
            <w:webHidden/>
          </w:rPr>
          <w:t>16</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7" w:history="1">
        <w:r w:rsidR="003055C6" w:rsidRPr="003055C6">
          <w:rPr>
            <w:rStyle w:val="a8"/>
            <w:rFonts w:ascii="黑体" w:eastAsia="黑体" w:hAnsi="黑体"/>
            <w:noProof/>
          </w:rPr>
          <w:t>4.2.3   大数据汇总</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_Toc7032457 \h </w:instrText>
        </w:r>
        <w:r w:rsidR="003055C6" w:rsidRPr="003055C6">
          <w:rPr>
            <w:noProof/>
            <w:webHidden/>
          </w:rPr>
        </w:r>
        <w:r w:rsidR="003055C6" w:rsidRPr="003055C6">
          <w:rPr>
            <w:noProof/>
            <w:webHidden/>
          </w:rPr>
          <w:fldChar w:fldCharType="separate"/>
        </w:r>
        <w:r w:rsidR="003055C6" w:rsidRPr="003055C6">
          <w:rPr>
            <w:noProof/>
            <w:webHidden/>
          </w:rPr>
          <w:t>17</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8" w:history="1">
        <w:r w:rsidR="003055C6" w:rsidRPr="003055C6">
          <w:rPr>
            <w:rStyle w:val="a8"/>
            <w:rFonts w:ascii="黑体" w:eastAsia="黑体" w:hAnsi="黑体"/>
            <w:noProof/>
          </w:rPr>
          <w:t>4.2.4   商品查询</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_Toc7032458 \h </w:instrText>
        </w:r>
        <w:r w:rsidR="003055C6" w:rsidRPr="003055C6">
          <w:rPr>
            <w:noProof/>
            <w:webHidden/>
          </w:rPr>
        </w:r>
        <w:r w:rsidR="003055C6" w:rsidRPr="003055C6">
          <w:rPr>
            <w:noProof/>
            <w:webHidden/>
          </w:rPr>
          <w:fldChar w:fldCharType="separate"/>
        </w:r>
        <w:r w:rsidR="003055C6" w:rsidRPr="003055C6">
          <w:rPr>
            <w:noProof/>
            <w:webHidden/>
          </w:rPr>
          <w:t>17</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59" w:history="1">
        <w:r w:rsidR="003055C6" w:rsidRPr="003055C6">
          <w:rPr>
            <w:rStyle w:val="a8"/>
            <w:rFonts w:ascii="黑体" w:eastAsia="黑体" w:hAnsi="黑体"/>
            <w:noProof/>
          </w:rPr>
          <w:t>4.2.5   登录和注册</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_Toc7032459 \h </w:instrText>
        </w:r>
        <w:r w:rsidR="003055C6" w:rsidRPr="003055C6">
          <w:rPr>
            <w:noProof/>
            <w:webHidden/>
          </w:rPr>
        </w:r>
        <w:r w:rsidR="003055C6" w:rsidRPr="003055C6">
          <w:rPr>
            <w:noProof/>
            <w:webHidden/>
          </w:rPr>
          <w:fldChar w:fldCharType="separate"/>
        </w:r>
        <w:r w:rsidR="003055C6" w:rsidRPr="003055C6">
          <w:rPr>
            <w:noProof/>
            <w:webHidden/>
          </w:rPr>
          <w:t>18</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0" w:history="1">
        <w:r w:rsidR="003055C6" w:rsidRPr="003055C6">
          <w:rPr>
            <w:rStyle w:val="a8"/>
            <w:rFonts w:ascii="黑体" w:eastAsia="黑体" w:hAnsi="黑体"/>
            <w:noProof/>
          </w:rPr>
          <w:t>4.3  数据库概念结构设计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_Toc7032460 \h </w:instrText>
        </w:r>
        <w:r w:rsidR="003055C6" w:rsidRPr="003055C6">
          <w:rPr>
            <w:noProof/>
            <w:webHidden/>
          </w:rPr>
        </w:r>
        <w:r w:rsidR="003055C6" w:rsidRPr="003055C6">
          <w:rPr>
            <w:noProof/>
            <w:webHidden/>
          </w:rPr>
          <w:fldChar w:fldCharType="separate"/>
        </w:r>
        <w:r w:rsidR="003055C6" w:rsidRPr="003055C6">
          <w:rPr>
            <w:noProof/>
            <w:webHidden/>
          </w:rPr>
          <w:t>18</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1" w:history="1">
        <w:r w:rsidR="003055C6" w:rsidRPr="003055C6">
          <w:rPr>
            <w:rStyle w:val="a8"/>
            <w:rFonts w:ascii="黑体" w:eastAsia="黑体" w:hAnsi="黑体"/>
            <w:noProof/>
          </w:rPr>
          <w:t>4.4  数据库的逻辑结构设计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_Toc7032461 \h </w:instrText>
        </w:r>
        <w:r w:rsidR="003055C6" w:rsidRPr="003055C6">
          <w:rPr>
            <w:noProof/>
            <w:webHidden/>
          </w:rPr>
        </w:r>
        <w:r w:rsidR="003055C6" w:rsidRPr="003055C6">
          <w:rPr>
            <w:noProof/>
            <w:webHidden/>
          </w:rPr>
          <w:fldChar w:fldCharType="separate"/>
        </w:r>
        <w:r w:rsidR="003055C6" w:rsidRPr="003055C6">
          <w:rPr>
            <w:noProof/>
            <w:webHidden/>
          </w:rPr>
          <w:t>18</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62" w:history="1">
        <w:r w:rsidR="003055C6" w:rsidRPr="003055C6">
          <w:rPr>
            <w:rStyle w:val="a8"/>
            <w:rFonts w:ascii="楷体" w:eastAsia="楷体" w:hAnsi="楷体"/>
            <w:noProof/>
          </w:rPr>
          <w:t>5  系统实现</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_Toc7032462 \h </w:instrText>
        </w:r>
        <w:r w:rsidR="003055C6" w:rsidRPr="003055C6">
          <w:rPr>
            <w:noProof/>
            <w:webHidden/>
          </w:rPr>
        </w:r>
        <w:r w:rsidR="003055C6" w:rsidRPr="003055C6">
          <w:rPr>
            <w:noProof/>
            <w:webHidden/>
          </w:rPr>
          <w:fldChar w:fldCharType="separate"/>
        </w:r>
        <w:r w:rsidR="003055C6" w:rsidRPr="003055C6">
          <w:rPr>
            <w:noProof/>
            <w:webHidden/>
          </w:rPr>
          <w:t>20</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3" w:history="1">
        <w:r w:rsidR="003055C6" w:rsidRPr="003055C6">
          <w:rPr>
            <w:rStyle w:val="a8"/>
            <w:rFonts w:ascii="黑体" w:eastAsia="黑体" w:hAnsi="黑体"/>
            <w:noProof/>
          </w:rPr>
          <w:t>5.1  系统流程图</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_Toc7032463 \h </w:instrText>
        </w:r>
        <w:r w:rsidR="003055C6" w:rsidRPr="003055C6">
          <w:rPr>
            <w:noProof/>
            <w:webHidden/>
          </w:rPr>
        </w:r>
        <w:r w:rsidR="003055C6" w:rsidRPr="003055C6">
          <w:rPr>
            <w:noProof/>
            <w:webHidden/>
          </w:rPr>
          <w:fldChar w:fldCharType="separate"/>
        </w:r>
        <w:r w:rsidR="003055C6" w:rsidRPr="003055C6">
          <w:rPr>
            <w:noProof/>
            <w:webHidden/>
          </w:rPr>
          <w:t>20</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4" w:history="1">
        <w:r w:rsidR="003055C6" w:rsidRPr="003055C6">
          <w:rPr>
            <w:rStyle w:val="a8"/>
            <w:rFonts w:ascii="黑体" w:eastAsia="黑体" w:hAnsi="黑体"/>
            <w:noProof/>
          </w:rPr>
          <w:t>5.2  业务代码执行流程</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_Toc7032464 \h </w:instrText>
        </w:r>
        <w:r w:rsidR="003055C6" w:rsidRPr="003055C6">
          <w:rPr>
            <w:noProof/>
            <w:webHidden/>
          </w:rPr>
        </w:r>
        <w:r w:rsidR="003055C6" w:rsidRPr="003055C6">
          <w:rPr>
            <w:noProof/>
            <w:webHidden/>
          </w:rPr>
          <w:fldChar w:fldCharType="separate"/>
        </w:r>
        <w:r w:rsidR="003055C6" w:rsidRPr="003055C6">
          <w:rPr>
            <w:noProof/>
            <w:webHidden/>
          </w:rPr>
          <w:t>20</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5" w:history="1">
        <w:r w:rsidR="003055C6" w:rsidRPr="003055C6">
          <w:rPr>
            <w:rStyle w:val="a8"/>
            <w:rFonts w:ascii="黑体" w:eastAsia="黑体" w:hAnsi="黑体"/>
            <w:noProof/>
          </w:rPr>
          <w:t>5.3  项目文件结构</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_Toc7032465 \h </w:instrText>
        </w:r>
        <w:r w:rsidR="003055C6" w:rsidRPr="003055C6">
          <w:rPr>
            <w:noProof/>
            <w:webHidden/>
          </w:rPr>
        </w:r>
        <w:r w:rsidR="003055C6" w:rsidRPr="003055C6">
          <w:rPr>
            <w:noProof/>
            <w:webHidden/>
          </w:rPr>
          <w:fldChar w:fldCharType="separate"/>
        </w:r>
        <w:r w:rsidR="003055C6" w:rsidRPr="003055C6">
          <w:rPr>
            <w:noProof/>
            <w:webHidden/>
          </w:rPr>
          <w:t>22</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6" w:history="1">
        <w:r w:rsidR="003055C6" w:rsidRPr="003055C6">
          <w:rPr>
            <w:rStyle w:val="a8"/>
            <w:rFonts w:ascii="黑体" w:eastAsia="黑体" w:hAnsi="黑体"/>
            <w:noProof/>
          </w:rPr>
          <w:t>5.4  项目命名规范</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_Toc7032466 \h </w:instrText>
        </w:r>
        <w:r w:rsidR="003055C6" w:rsidRPr="003055C6">
          <w:rPr>
            <w:noProof/>
            <w:webHidden/>
          </w:rPr>
        </w:r>
        <w:r w:rsidR="003055C6" w:rsidRPr="003055C6">
          <w:rPr>
            <w:noProof/>
            <w:webHidden/>
          </w:rPr>
          <w:fldChar w:fldCharType="separate"/>
        </w:r>
        <w:r w:rsidR="003055C6" w:rsidRPr="003055C6">
          <w:rPr>
            <w:noProof/>
            <w:webHidden/>
          </w:rPr>
          <w:t>25</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67" w:history="1">
        <w:r w:rsidR="003055C6" w:rsidRPr="003055C6">
          <w:rPr>
            <w:rStyle w:val="a8"/>
            <w:rFonts w:ascii="黑体" w:eastAsia="黑体" w:hAnsi="黑体"/>
            <w:noProof/>
          </w:rPr>
          <w:t>5.5  用户模块</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_Toc7032467 \h </w:instrText>
        </w:r>
        <w:r w:rsidR="003055C6" w:rsidRPr="003055C6">
          <w:rPr>
            <w:noProof/>
            <w:webHidden/>
          </w:rPr>
        </w:r>
        <w:r w:rsidR="003055C6" w:rsidRPr="003055C6">
          <w:rPr>
            <w:noProof/>
            <w:webHidden/>
          </w:rPr>
          <w:fldChar w:fldCharType="separate"/>
        </w:r>
        <w:r w:rsidR="003055C6" w:rsidRPr="003055C6">
          <w:rPr>
            <w:noProof/>
            <w:webHidden/>
          </w:rPr>
          <w:t>25</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68" w:history="1">
        <w:r w:rsidR="003055C6" w:rsidRPr="003055C6">
          <w:rPr>
            <w:rStyle w:val="a8"/>
            <w:rFonts w:ascii="黑体" w:eastAsia="黑体" w:hAnsi="黑体"/>
            <w:noProof/>
          </w:rPr>
          <w:t>5.6.1   登录界面</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_Toc7032468 \h </w:instrText>
        </w:r>
        <w:r w:rsidR="003055C6" w:rsidRPr="003055C6">
          <w:rPr>
            <w:noProof/>
            <w:webHidden/>
          </w:rPr>
        </w:r>
        <w:r w:rsidR="003055C6" w:rsidRPr="003055C6">
          <w:rPr>
            <w:noProof/>
            <w:webHidden/>
          </w:rPr>
          <w:fldChar w:fldCharType="separate"/>
        </w:r>
        <w:r w:rsidR="003055C6" w:rsidRPr="003055C6">
          <w:rPr>
            <w:noProof/>
            <w:webHidden/>
          </w:rPr>
          <w:t>25</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69" w:history="1">
        <w:r w:rsidR="003055C6" w:rsidRPr="003055C6">
          <w:rPr>
            <w:rStyle w:val="a8"/>
            <w:rFonts w:ascii="黑体" w:eastAsia="黑体" w:hAnsi="黑体"/>
            <w:noProof/>
          </w:rPr>
          <w:t>5.6.2   注册界面</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_Toc7032469 \h </w:instrText>
        </w:r>
        <w:r w:rsidR="003055C6" w:rsidRPr="003055C6">
          <w:rPr>
            <w:noProof/>
            <w:webHidden/>
          </w:rPr>
        </w:r>
        <w:r w:rsidR="003055C6" w:rsidRPr="003055C6">
          <w:rPr>
            <w:noProof/>
            <w:webHidden/>
          </w:rPr>
          <w:fldChar w:fldCharType="separate"/>
        </w:r>
        <w:r w:rsidR="003055C6" w:rsidRPr="003055C6">
          <w:rPr>
            <w:noProof/>
            <w:webHidden/>
          </w:rPr>
          <w:t>26</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0" w:history="1">
        <w:r w:rsidR="003055C6" w:rsidRPr="003055C6">
          <w:rPr>
            <w:rStyle w:val="a8"/>
            <w:rFonts w:ascii="黑体" w:eastAsia="黑体" w:hAnsi="黑体"/>
            <w:noProof/>
          </w:rPr>
          <w:t>5.6.3   导航栏</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_Toc7032470 \h </w:instrText>
        </w:r>
        <w:r w:rsidR="003055C6" w:rsidRPr="003055C6">
          <w:rPr>
            <w:noProof/>
            <w:webHidden/>
          </w:rPr>
        </w:r>
        <w:r w:rsidR="003055C6" w:rsidRPr="003055C6">
          <w:rPr>
            <w:noProof/>
            <w:webHidden/>
          </w:rPr>
          <w:fldChar w:fldCharType="separate"/>
        </w:r>
        <w:r w:rsidR="003055C6" w:rsidRPr="003055C6">
          <w:rPr>
            <w:noProof/>
            <w:webHidden/>
          </w:rPr>
          <w:t>27</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71" w:history="1">
        <w:r w:rsidR="003055C6" w:rsidRPr="003055C6">
          <w:rPr>
            <w:rStyle w:val="a8"/>
            <w:rFonts w:ascii="黑体" w:eastAsia="黑体" w:hAnsi="黑体"/>
            <w:noProof/>
          </w:rPr>
          <w:t>5.7  首页模块</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_Toc7032471 \h </w:instrText>
        </w:r>
        <w:r w:rsidR="003055C6" w:rsidRPr="003055C6">
          <w:rPr>
            <w:noProof/>
            <w:webHidden/>
          </w:rPr>
        </w:r>
        <w:r w:rsidR="003055C6" w:rsidRPr="003055C6">
          <w:rPr>
            <w:noProof/>
            <w:webHidden/>
          </w:rPr>
          <w:fldChar w:fldCharType="separate"/>
        </w:r>
        <w:r w:rsidR="003055C6" w:rsidRPr="003055C6">
          <w:rPr>
            <w:noProof/>
            <w:webHidden/>
          </w:rPr>
          <w:t>27</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2" w:history="1">
        <w:r w:rsidR="003055C6" w:rsidRPr="003055C6">
          <w:rPr>
            <w:rStyle w:val="a8"/>
            <w:rFonts w:ascii="黑体" w:eastAsia="黑体" w:hAnsi="黑体"/>
            <w:noProof/>
          </w:rPr>
          <w:t>5.7.1   上月统计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_Toc7032472 \h </w:instrText>
        </w:r>
        <w:r w:rsidR="003055C6" w:rsidRPr="003055C6">
          <w:rPr>
            <w:noProof/>
            <w:webHidden/>
          </w:rPr>
        </w:r>
        <w:r w:rsidR="003055C6" w:rsidRPr="003055C6">
          <w:rPr>
            <w:noProof/>
            <w:webHidden/>
          </w:rPr>
          <w:fldChar w:fldCharType="separate"/>
        </w:r>
        <w:r w:rsidR="003055C6" w:rsidRPr="003055C6">
          <w:rPr>
            <w:noProof/>
            <w:webHidden/>
          </w:rPr>
          <w:t>27</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3" w:history="1">
        <w:r w:rsidR="003055C6" w:rsidRPr="003055C6">
          <w:rPr>
            <w:rStyle w:val="a8"/>
            <w:rFonts w:ascii="黑体" w:eastAsia="黑体" w:hAnsi="黑体"/>
            <w:noProof/>
          </w:rPr>
          <w:t>5.7.2   农产品分类统计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_Toc7032473 \h </w:instrText>
        </w:r>
        <w:r w:rsidR="003055C6" w:rsidRPr="003055C6">
          <w:rPr>
            <w:noProof/>
            <w:webHidden/>
          </w:rPr>
        </w:r>
        <w:r w:rsidR="003055C6" w:rsidRPr="003055C6">
          <w:rPr>
            <w:noProof/>
            <w:webHidden/>
          </w:rPr>
          <w:fldChar w:fldCharType="separate"/>
        </w:r>
        <w:r w:rsidR="003055C6" w:rsidRPr="003055C6">
          <w:rPr>
            <w:noProof/>
            <w:webHidden/>
          </w:rPr>
          <w:t>28</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4" w:history="1">
        <w:r w:rsidR="003055C6" w:rsidRPr="003055C6">
          <w:rPr>
            <w:rStyle w:val="a8"/>
            <w:rFonts w:ascii="黑体" w:eastAsia="黑体" w:hAnsi="黑体"/>
            <w:noProof/>
          </w:rPr>
          <w:t>5.7.3   农产品明细统计</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_Toc7032474 \h </w:instrText>
        </w:r>
        <w:r w:rsidR="003055C6" w:rsidRPr="003055C6">
          <w:rPr>
            <w:noProof/>
            <w:webHidden/>
          </w:rPr>
        </w:r>
        <w:r w:rsidR="003055C6" w:rsidRPr="003055C6">
          <w:rPr>
            <w:noProof/>
            <w:webHidden/>
          </w:rPr>
          <w:fldChar w:fldCharType="separate"/>
        </w:r>
        <w:r w:rsidR="003055C6" w:rsidRPr="003055C6">
          <w:rPr>
            <w:noProof/>
            <w:webHidden/>
          </w:rPr>
          <w:t>28</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75" w:history="1">
        <w:r w:rsidR="003055C6" w:rsidRPr="003055C6">
          <w:rPr>
            <w:rStyle w:val="a8"/>
            <w:rFonts w:ascii="黑体" w:eastAsia="黑体" w:hAnsi="黑体"/>
            <w:noProof/>
          </w:rPr>
          <w:t>5.8  产品价格详情模块</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_Toc7032475 \h </w:instrText>
        </w:r>
        <w:r w:rsidR="003055C6" w:rsidRPr="003055C6">
          <w:rPr>
            <w:noProof/>
            <w:webHidden/>
          </w:rPr>
        </w:r>
        <w:r w:rsidR="003055C6" w:rsidRPr="003055C6">
          <w:rPr>
            <w:noProof/>
            <w:webHidden/>
          </w:rPr>
          <w:fldChar w:fldCharType="separate"/>
        </w:r>
        <w:r w:rsidR="003055C6" w:rsidRPr="003055C6">
          <w:rPr>
            <w:noProof/>
            <w:webHidden/>
          </w:rPr>
          <w:t>29</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6" w:history="1">
        <w:r w:rsidR="003055C6" w:rsidRPr="003055C6">
          <w:rPr>
            <w:rStyle w:val="a8"/>
            <w:rFonts w:ascii="黑体" w:eastAsia="黑体" w:hAnsi="黑体"/>
            <w:noProof/>
          </w:rPr>
          <w:t>5.8.1   图片按钮分类</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_Toc7032476 \h </w:instrText>
        </w:r>
        <w:r w:rsidR="003055C6" w:rsidRPr="003055C6">
          <w:rPr>
            <w:noProof/>
            <w:webHidden/>
          </w:rPr>
        </w:r>
        <w:r w:rsidR="003055C6" w:rsidRPr="003055C6">
          <w:rPr>
            <w:noProof/>
            <w:webHidden/>
          </w:rPr>
          <w:fldChar w:fldCharType="separate"/>
        </w:r>
        <w:r w:rsidR="003055C6" w:rsidRPr="003055C6">
          <w:rPr>
            <w:noProof/>
            <w:webHidden/>
          </w:rPr>
          <w:t>29</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7" w:history="1">
        <w:r w:rsidR="003055C6" w:rsidRPr="003055C6">
          <w:rPr>
            <w:rStyle w:val="a8"/>
            <w:rFonts w:ascii="黑体" w:eastAsia="黑体" w:hAnsi="黑体"/>
            <w:noProof/>
          </w:rPr>
          <w:t>5.8.2   价格比较图</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_Toc7032477 \h </w:instrText>
        </w:r>
        <w:r w:rsidR="003055C6" w:rsidRPr="003055C6">
          <w:rPr>
            <w:noProof/>
            <w:webHidden/>
          </w:rPr>
        </w:r>
        <w:r w:rsidR="003055C6" w:rsidRPr="003055C6">
          <w:rPr>
            <w:noProof/>
            <w:webHidden/>
          </w:rPr>
          <w:fldChar w:fldCharType="separate"/>
        </w:r>
        <w:r w:rsidR="003055C6" w:rsidRPr="003055C6">
          <w:rPr>
            <w:noProof/>
            <w:webHidden/>
          </w:rPr>
          <w:t>30</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78" w:history="1">
        <w:r w:rsidR="003055C6" w:rsidRPr="003055C6">
          <w:rPr>
            <w:rStyle w:val="a8"/>
            <w:rFonts w:ascii="黑体" w:eastAsia="黑体" w:hAnsi="黑体"/>
            <w:noProof/>
          </w:rPr>
          <w:t>5.8.3   分页表格</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_Toc7032478 \h </w:instrText>
        </w:r>
        <w:r w:rsidR="003055C6" w:rsidRPr="003055C6">
          <w:rPr>
            <w:noProof/>
            <w:webHidden/>
          </w:rPr>
        </w:r>
        <w:r w:rsidR="003055C6" w:rsidRPr="003055C6">
          <w:rPr>
            <w:noProof/>
            <w:webHidden/>
          </w:rPr>
          <w:fldChar w:fldCharType="separate"/>
        </w:r>
        <w:r w:rsidR="003055C6" w:rsidRPr="003055C6">
          <w:rPr>
            <w:noProof/>
            <w:webHidden/>
          </w:rPr>
          <w:t>30</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79" w:history="1">
        <w:r w:rsidR="003055C6" w:rsidRPr="003055C6">
          <w:rPr>
            <w:rStyle w:val="a8"/>
            <w:rFonts w:ascii="黑体" w:eastAsia="黑体" w:hAnsi="黑体"/>
            <w:noProof/>
          </w:rPr>
          <w:t>5.9  未来数据预测模块</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_Toc7032479 \h </w:instrText>
        </w:r>
        <w:r w:rsidR="003055C6" w:rsidRPr="003055C6">
          <w:rPr>
            <w:noProof/>
            <w:webHidden/>
          </w:rPr>
        </w:r>
        <w:r w:rsidR="003055C6" w:rsidRPr="003055C6">
          <w:rPr>
            <w:noProof/>
            <w:webHidden/>
          </w:rPr>
          <w:fldChar w:fldCharType="separate"/>
        </w:r>
        <w:r w:rsidR="003055C6" w:rsidRPr="003055C6">
          <w:rPr>
            <w:noProof/>
            <w:webHidden/>
          </w:rPr>
          <w:t>31</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80" w:history="1">
        <w:r w:rsidR="003055C6" w:rsidRPr="003055C6">
          <w:rPr>
            <w:rStyle w:val="a8"/>
            <w:rFonts w:ascii="黑体" w:eastAsia="黑体" w:hAnsi="黑体"/>
            <w:noProof/>
          </w:rPr>
          <w:t>5.9.1   树状索引搜索查询</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_Toc7032480 \h </w:instrText>
        </w:r>
        <w:r w:rsidR="003055C6" w:rsidRPr="003055C6">
          <w:rPr>
            <w:noProof/>
            <w:webHidden/>
          </w:rPr>
        </w:r>
        <w:r w:rsidR="003055C6" w:rsidRPr="003055C6">
          <w:rPr>
            <w:noProof/>
            <w:webHidden/>
          </w:rPr>
          <w:fldChar w:fldCharType="separate"/>
        </w:r>
        <w:r w:rsidR="003055C6" w:rsidRPr="003055C6">
          <w:rPr>
            <w:noProof/>
            <w:webHidden/>
          </w:rPr>
          <w:t>31</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81" w:history="1">
        <w:r w:rsidR="003055C6" w:rsidRPr="003055C6">
          <w:rPr>
            <w:rStyle w:val="a8"/>
            <w:rFonts w:ascii="黑体" w:eastAsia="黑体" w:hAnsi="黑体"/>
            <w:noProof/>
          </w:rPr>
          <w:t>5.9.2   历史价格走势与未来趋势预测</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_Toc7032481 \h </w:instrText>
        </w:r>
        <w:r w:rsidR="003055C6" w:rsidRPr="003055C6">
          <w:rPr>
            <w:noProof/>
            <w:webHidden/>
          </w:rPr>
        </w:r>
        <w:r w:rsidR="003055C6" w:rsidRPr="003055C6">
          <w:rPr>
            <w:noProof/>
            <w:webHidden/>
          </w:rPr>
          <w:fldChar w:fldCharType="separate"/>
        </w:r>
        <w:r w:rsidR="003055C6" w:rsidRPr="003055C6">
          <w:rPr>
            <w:noProof/>
            <w:webHidden/>
          </w:rPr>
          <w:t>32</w:t>
        </w:r>
        <w:r w:rsidR="003055C6" w:rsidRPr="003055C6">
          <w:rPr>
            <w:noProof/>
            <w:webHidden/>
          </w:rPr>
          <w:fldChar w:fldCharType="end"/>
        </w:r>
      </w:hyperlink>
    </w:p>
    <w:p w:rsidR="003055C6" w:rsidRPr="003055C6" w:rsidRDefault="00043892">
      <w:pPr>
        <w:pStyle w:val="20"/>
        <w:tabs>
          <w:tab w:val="right" w:leader="dot" w:pos="8834"/>
        </w:tabs>
        <w:rPr>
          <w:rFonts w:asciiTheme="minorHAnsi" w:eastAsiaTheme="minorEastAsia" w:hAnsiTheme="minorHAnsi" w:cstheme="minorBidi"/>
          <w:noProof/>
          <w:szCs w:val="22"/>
        </w:rPr>
      </w:pPr>
      <w:hyperlink w:anchor="_Toc7032482" w:history="1">
        <w:r w:rsidR="003055C6" w:rsidRPr="003055C6">
          <w:rPr>
            <w:rStyle w:val="a8"/>
            <w:rFonts w:ascii="黑体" w:eastAsia="黑体" w:hAnsi="黑体"/>
            <w:noProof/>
          </w:rPr>
          <w:t>5.10  爬取数据更新模块</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_Toc7032482 \h </w:instrText>
        </w:r>
        <w:r w:rsidR="003055C6" w:rsidRPr="003055C6">
          <w:rPr>
            <w:noProof/>
            <w:webHidden/>
          </w:rPr>
        </w:r>
        <w:r w:rsidR="003055C6" w:rsidRPr="003055C6">
          <w:rPr>
            <w:noProof/>
            <w:webHidden/>
          </w:rPr>
          <w:fldChar w:fldCharType="separate"/>
        </w:r>
        <w:r w:rsidR="003055C6" w:rsidRPr="003055C6">
          <w:rPr>
            <w:noProof/>
            <w:webHidden/>
          </w:rPr>
          <w:t>33</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83" w:history="1">
        <w:r w:rsidR="003055C6" w:rsidRPr="003055C6">
          <w:rPr>
            <w:rStyle w:val="a8"/>
            <w:rFonts w:ascii="黑体" w:eastAsia="黑体" w:hAnsi="黑体"/>
            <w:noProof/>
          </w:rPr>
          <w:t>5.10.1   爬取进度交互</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_Toc7032483 \h </w:instrText>
        </w:r>
        <w:r w:rsidR="003055C6" w:rsidRPr="003055C6">
          <w:rPr>
            <w:noProof/>
            <w:webHidden/>
          </w:rPr>
        </w:r>
        <w:r w:rsidR="003055C6" w:rsidRPr="003055C6">
          <w:rPr>
            <w:noProof/>
            <w:webHidden/>
          </w:rPr>
          <w:fldChar w:fldCharType="separate"/>
        </w:r>
        <w:r w:rsidR="003055C6" w:rsidRPr="003055C6">
          <w:rPr>
            <w:noProof/>
            <w:webHidden/>
          </w:rPr>
          <w:t>33</w:t>
        </w:r>
        <w:r w:rsidR="003055C6" w:rsidRPr="003055C6">
          <w:rPr>
            <w:noProof/>
            <w:webHidden/>
          </w:rPr>
          <w:fldChar w:fldCharType="end"/>
        </w:r>
      </w:hyperlink>
    </w:p>
    <w:p w:rsidR="003055C6" w:rsidRPr="003055C6" w:rsidRDefault="00043892">
      <w:pPr>
        <w:pStyle w:val="30"/>
        <w:tabs>
          <w:tab w:val="right" w:leader="dot" w:pos="8834"/>
        </w:tabs>
        <w:rPr>
          <w:rFonts w:asciiTheme="minorHAnsi" w:eastAsiaTheme="minorEastAsia" w:hAnsiTheme="minorHAnsi" w:cstheme="minorBidi"/>
          <w:noProof/>
          <w:szCs w:val="22"/>
        </w:rPr>
      </w:pPr>
      <w:hyperlink w:anchor="_Toc7032484" w:history="1">
        <w:r w:rsidR="003055C6" w:rsidRPr="003055C6">
          <w:rPr>
            <w:rStyle w:val="a8"/>
            <w:rFonts w:ascii="黑体" w:eastAsia="黑体" w:hAnsi="黑体"/>
            <w:noProof/>
          </w:rPr>
          <w:t>5.10.2   爬取信息交互</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_Toc7032484 \h </w:instrText>
        </w:r>
        <w:r w:rsidR="003055C6" w:rsidRPr="003055C6">
          <w:rPr>
            <w:noProof/>
            <w:webHidden/>
          </w:rPr>
        </w:r>
        <w:r w:rsidR="003055C6" w:rsidRPr="003055C6">
          <w:rPr>
            <w:noProof/>
            <w:webHidden/>
          </w:rPr>
          <w:fldChar w:fldCharType="separate"/>
        </w:r>
        <w:r w:rsidR="003055C6" w:rsidRPr="003055C6">
          <w:rPr>
            <w:noProof/>
            <w:webHidden/>
          </w:rPr>
          <w:t>34</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85" w:history="1">
        <w:r w:rsidR="003055C6" w:rsidRPr="003055C6">
          <w:rPr>
            <w:rStyle w:val="a8"/>
            <w:rFonts w:ascii="楷体" w:eastAsia="楷体" w:hAnsi="楷体"/>
            <w:noProof/>
          </w:rPr>
          <w:t>6  总结</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_Toc7032485 \h </w:instrText>
        </w:r>
        <w:r w:rsidR="003055C6" w:rsidRPr="003055C6">
          <w:rPr>
            <w:noProof/>
            <w:webHidden/>
          </w:rPr>
        </w:r>
        <w:r w:rsidR="003055C6" w:rsidRPr="003055C6">
          <w:rPr>
            <w:noProof/>
            <w:webHidden/>
          </w:rPr>
          <w:fldChar w:fldCharType="separate"/>
        </w:r>
        <w:r w:rsidR="003055C6" w:rsidRPr="003055C6">
          <w:rPr>
            <w:noProof/>
            <w:webHidden/>
          </w:rPr>
          <w:t>35</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86" w:history="1">
        <w:r w:rsidR="003055C6" w:rsidRPr="003055C6">
          <w:rPr>
            <w:rStyle w:val="a8"/>
            <w:rFonts w:ascii="楷体" w:eastAsia="楷体" w:hAnsi="楷体"/>
            <w:noProof/>
          </w:rPr>
          <w:t>参考文献</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_Toc7032486 \h </w:instrText>
        </w:r>
        <w:r w:rsidR="003055C6" w:rsidRPr="003055C6">
          <w:rPr>
            <w:noProof/>
            <w:webHidden/>
          </w:rPr>
        </w:r>
        <w:r w:rsidR="003055C6" w:rsidRPr="003055C6">
          <w:rPr>
            <w:noProof/>
            <w:webHidden/>
          </w:rPr>
          <w:fldChar w:fldCharType="separate"/>
        </w:r>
        <w:r w:rsidR="003055C6" w:rsidRPr="003055C6">
          <w:rPr>
            <w:noProof/>
            <w:webHidden/>
          </w:rPr>
          <w:t>36</w:t>
        </w:r>
        <w:r w:rsidR="003055C6" w:rsidRPr="003055C6">
          <w:rPr>
            <w:noProof/>
            <w:webHidden/>
          </w:rPr>
          <w:fldChar w:fldCharType="end"/>
        </w:r>
      </w:hyperlink>
    </w:p>
    <w:p w:rsidR="003055C6" w:rsidRPr="003055C6" w:rsidRDefault="00043892">
      <w:pPr>
        <w:pStyle w:val="10"/>
        <w:tabs>
          <w:tab w:val="right" w:leader="dot" w:pos="8834"/>
        </w:tabs>
        <w:rPr>
          <w:rFonts w:asciiTheme="minorHAnsi" w:eastAsiaTheme="minorEastAsia" w:hAnsiTheme="minorHAnsi" w:cstheme="minorBidi"/>
          <w:noProof/>
          <w:szCs w:val="22"/>
        </w:rPr>
      </w:pPr>
      <w:hyperlink w:anchor="_Toc7032487" w:history="1">
        <w:r w:rsidR="003055C6" w:rsidRPr="003055C6">
          <w:rPr>
            <w:rStyle w:val="a8"/>
            <w:rFonts w:ascii="楷体" w:eastAsia="楷体" w:hAnsi="楷体"/>
            <w:noProof/>
          </w:rPr>
          <w:t>致谢</w:t>
        </w:r>
        <w:r w:rsidR="003055C6" w:rsidRPr="003055C6">
          <w:rPr>
            <w:noProof/>
            <w:webHidden/>
          </w:rPr>
          <w:tab/>
        </w:r>
        <w:r w:rsidR="003055C6" w:rsidRPr="003055C6">
          <w:rPr>
            <w:noProof/>
            <w:webHidden/>
          </w:rPr>
          <w:fldChar w:fldCharType="begin"/>
        </w:r>
        <w:r w:rsidR="003055C6" w:rsidRPr="003055C6">
          <w:rPr>
            <w:noProof/>
            <w:webHidden/>
          </w:rPr>
          <w:instrText xml:space="preserve"> PAGEREF _Toc7032487 \h </w:instrText>
        </w:r>
        <w:r w:rsidR="003055C6" w:rsidRPr="003055C6">
          <w:rPr>
            <w:noProof/>
            <w:webHidden/>
          </w:rPr>
        </w:r>
        <w:r w:rsidR="003055C6" w:rsidRPr="003055C6">
          <w:rPr>
            <w:noProof/>
            <w:webHidden/>
          </w:rPr>
          <w:fldChar w:fldCharType="separate"/>
        </w:r>
        <w:r w:rsidR="003055C6" w:rsidRPr="003055C6">
          <w:rPr>
            <w:noProof/>
            <w:webHidden/>
          </w:rPr>
          <w:t>37</w:t>
        </w:r>
        <w:r w:rsidR="003055C6" w:rsidRPr="003055C6">
          <w:rPr>
            <w:noProof/>
            <w:webHidden/>
          </w:rPr>
          <w:fldChar w:fldCharType="end"/>
        </w:r>
      </w:hyperlink>
    </w:p>
    <w:p w:rsidR="00592674" w:rsidRPr="00A411A6" w:rsidDel="00647B71" w:rsidRDefault="00DC0D04" w:rsidP="00647B71">
      <w:pPr>
        <w:rPr>
          <w:del w:id="25" w:author="陈文辉" w:date="2019-04-25T21:58:00Z"/>
          <w:sz w:val="28"/>
          <w:szCs w:val="28"/>
        </w:rPr>
        <w:pPrChange w:id="26" w:author="陈文辉" w:date="2019-04-25T21:58:00Z">
          <w:pPr>
            <w:jc w:val="center"/>
          </w:pPr>
        </w:pPrChange>
      </w:pPr>
      <w:r w:rsidRPr="00B81C0D">
        <w:rPr>
          <w:szCs w:val="21"/>
        </w:rPr>
        <w:fldChar w:fldCharType="end"/>
      </w:r>
      <w:bookmarkStart w:id="27" w:name="_GoBack"/>
      <w:bookmarkEnd w:id="27"/>
    </w:p>
    <w:p w:rsidR="00592674" w:rsidRDefault="00592674" w:rsidP="00647B71">
      <w:pPr>
        <w:jc w:val="center"/>
        <w:rPr>
          <w:sz w:val="28"/>
          <w:szCs w:val="28"/>
        </w:rPr>
        <w:pPrChange w:id="28" w:author="陈文辉" w:date="2019-04-25T21:58:00Z">
          <w:pPr>
            <w:tabs>
              <w:tab w:val="left" w:pos="3990"/>
            </w:tabs>
          </w:pPr>
        </w:pPrChange>
      </w:pPr>
      <w:del w:id="29" w:author="陈文辉" w:date="2019-04-25T21:58:00Z">
        <w:r w:rsidDel="00647B71">
          <w:rPr>
            <w:sz w:val="28"/>
            <w:szCs w:val="28"/>
          </w:rPr>
          <w:tab/>
        </w:r>
      </w:del>
      <w:ins w:id="30" w:author="陈文辉" w:date="2019-04-25T21:57:00Z">
        <w:r w:rsidR="009A650D">
          <w:rPr>
            <w:sz w:val="28"/>
            <w:szCs w:val="28"/>
          </w:rPr>
          <w:t>总体不错</w:t>
        </w:r>
        <w:r w:rsidR="009A650D">
          <w:rPr>
            <w:rFonts w:hint="eastAsia"/>
            <w:sz w:val="28"/>
            <w:szCs w:val="28"/>
          </w:rPr>
          <w:t>，</w:t>
        </w:r>
        <w:r w:rsidR="009A650D">
          <w:rPr>
            <w:sz w:val="28"/>
            <w:szCs w:val="28"/>
          </w:rPr>
          <w:t>存在部分小问题</w:t>
        </w:r>
        <w:r w:rsidR="009A650D">
          <w:rPr>
            <w:rFonts w:hint="eastAsia"/>
            <w:sz w:val="28"/>
            <w:szCs w:val="28"/>
          </w:rPr>
          <w:t>。</w:t>
        </w:r>
      </w:ins>
      <w:ins w:id="31" w:author="陈文辉" w:date="2019-04-25T21:58:00Z">
        <w:r w:rsidR="009A650D">
          <w:rPr>
            <w:rFonts w:hint="eastAsia"/>
            <w:sz w:val="28"/>
            <w:szCs w:val="28"/>
          </w:rPr>
          <w:t>5.9</w:t>
        </w:r>
        <w:r w:rsidR="009A650D">
          <w:rPr>
            <w:rFonts w:hint="eastAsia"/>
            <w:sz w:val="28"/>
            <w:szCs w:val="28"/>
          </w:rPr>
          <w:t>是否需要改为数据挖掘以体现题目？适当修改一下</w:t>
        </w:r>
      </w:ins>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4"/>
          <w:footerReference w:type="default" r:id="rId15"/>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32" w:name="_Toc7032420"/>
      <w:bookmarkStart w:id="33" w:name="_Hlk7031785"/>
      <w:r>
        <w:rPr>
          <w:rFonts w:ascii="楷体" w:eastAsia="楷体" w:hAnsi="楷体"/>
          <w:b/>
          <w:sz w:val="28"/>
          <w:szCs w:val="28"/>
        </w:rPr>
        <w:lastRenderedPageBreak/>
        <w:t>1</w:t>
      </w:r>
      <w:bookmarkStart w:id="34"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32"/>
      <w:bookmarkEnd w:id="34"/>
    </w:p>
    <w:p w:rsidR="006B485D" w:rsidRPr="00B779E9" w:rsidRDefault="006B485D" w:rsidP="000C64CE">
      <w:pPr>
        <w:spacing w:before="60" w:after="60"/>
        <w:ind w:firstLineChars="200" w:firstLine="482"/>
        <w:outlineLvl w:val="1"/>
        <w:rPr>
          <w:rFonts w:ascii="黑体" w:eastAsia="黑体" w:hAnsi="黑体"/>
          <w:b/>
          <w:sz w:val="24"/>
        </w:rPr>
      </w:pPr>
      <w:bookmarkStart w:id="35" w:name="_Toc512950645"/>
      <w:bookmarkStart w:id="36" w:name="_Toc7032421"/>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35"/>
      <w:bookmarkEnd w:id="36"/>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37" w:name="_Toc512950646"/>
      <w:bookmarkStart w:id="38" w:name="_Toc7032422"/>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37"/>
      <w:bookmarkEnd w:id="38"/>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791298">
        <w:rPr>
          <w:rFonts w:hint="eastAsia"/>
          <w:szCs w:val="21"/>
        </w:rPr>
        <w:t>但是物价上涨、</w:t>
      </w:r>
      <w:r w:rsidR="00791298">
        <w:rPr>
          <w:szCs w:val="21"/>
        </w:rPr>
        <w:t>通货膨胀</w:t>
      </w:r>
      <w:r w:rsidRPr="00A464E3">
        <w:rPr>
          <w:rFonts w:hint="eastAsia"/>
          <w:szCs w:val="21"/>
        </w:rPr>
        <w:t>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w:t>
      </w:r>
      <w:r w:rsidR="00791298">
        <w:rPr>
          <w:rFonts w:hint="eastAsia"/>
          <w:szCs w:val="21"/>
        </w:rPr>
        <w:t>们种出的</w:t>
      </w:r>
      <w:r w:rsidR="00791298">
        <w:rPr>
          <w:szCs w:val="21"/>
        </w:rPr>
        <w:t>菜</w:t>
      </w:r>
      <w:proofErr w:type="gramStart"/>
      <w:r w:rsidR="00791298">
        <w:rPr>
          <w:szCs w:val="21"/>
        </w:rPr>
        <w:t>滞销卖</w:t>
      </w:r>
      <w:proofErr w:type="gramEnd"/>
      <w:r w:rsidR="00791298">
        <w:rPr>
          <w:szCs w:val="21"/>
        </w:rPr>
        <w:t>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39" w:name="_Toc512950647"/>
      <w:bookmarkStart w:id="40" w:name="_Toc7032423"/>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39"/>
      <w:bookmarkEnd w:id="40"/>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，是民生所系、政府之责、公共服务必需。买菜方不方便，菜价便不便宜，菜品安不安全，与每个人的日常生活息息相关，直接影响着人们的幸福指数。</w:t>
      </w:r>
      <w:r w:rsidR="00C44E3A">
        <w:rPr>
          <w:rFonts w:hint="eastAsia"/>
          <w:szCs w:val="21"/>
        </w:rPr>
        <w:t>所以，经过本人的前期市场调研，一个集智慧、便利和互联网于一体的大数据应用平台在本人的脑海中逐渐清晰起来。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w:t>
      </w:r>
      <w:r w:rsidRPr="00ED2928">
        <w:rPr>
          <w:rFonts w:hint="eastAsia"/>
          <w:szCs w:val="21"/>
        </w:rPr>
        <w:lastRenderedPageBreak/>
        <w:t>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41" w:name="_Toc512950648"/>
      <w:bookmarkStart w:id="42" w:name="_Toc7032424"/>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41"/>
      <w:bookmarkEnd w:id="42"/>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43" w:name="_Toc512950649"/>
      <w:bookmarkStart w:id="44" w:name="_Toc7032425"/>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43"/>
      <w:r w:rsidR="00533EF7" w:rsidRPr="00533EF7">
        <w:rPr>
          <w:rFonts w:ascii="楷体" w:eastAsia="楷体" w:hAnsi="楷体" w:hint="eastAsia"/>
          <w:b/>
          <w:sz w:val="28"/>
          <w:szCs w:val="28"/>
        </w:rPr>
        <w:t>开发环境与相关技术</w:t>
      </w:r>
      <w:bookmarkEnd w:id="44"/>
    </w:p>
    <w:p w:rsidR="006B485D" w:rsidRDefault="006B485D" w:rsidP="000C64CE">
      <w:pPr>
        <w:pStyle w:val="CM41"/>
        <w:spacing w:before="60" w:after="60" w:line="400" w:lineRule="exact"/>
        <w:ind w:firstLineChars="200" w:firstLine="482"/>
        <w:outlineLvl w:val="1"/>
        <w:rPr>
          <w:rFonts w:hAnsi="黑体"/>
          <w:b/>
          <w:bCs/>
        </w:rPr>
      </w:pPr>
      <w:bookmarkStart w:id="45" w:name="_Toc512950650"/>
      <w:bookmarkStart w:id="46" w:name="_Toc7032426"/>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45"/>
      <w:bookmarkEnd w:id="46"/>
      <w:ins w:id="47" w:author="陈文辉" w:date="2019-04-25T21:21:00Z">
        <w:r w:rsidR="00621940">
          <w:rPr>
            <w:rFonts w:hAnsi="黑体" w:hint="eastAsia"/>
            <w:b/>
            <w:bCs/>
          </w:rPr>
          <w:t>（这几个字体对照一下，跟其他章节可能不同）</w:t>
        </w:r>
      </w:ins>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48" w:name="_Toc512950653"/>
      <w:bookmarkStart w:id="49" w:name="_Toc7032427"/>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48"/>
      <w:r w:rsidR="003C2411" w:rsidRPr="003C2411">
        <w:rPr>
          <w:rFonts w:ascii="黑体" w:eastAsia="黑体" w:hAnsi="黑体"/>
          <w:b/>
          <w:sz w:val="24"/>
        </w:rPr>
        <w:t>React</w:t>
      </w:r>
      <w:bookmarkEnd w:id="49"/>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50" w:name="_Toc512950654"/>
      <w:bookmarkStart w:id="51" w:name="_Toc7032428"/>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50"/>
      <w:proofErr w:type="spellStart"/>
      <w:r w:rsidR="003C2411" w:rsidRPr="003C2411">
        <w:rPr>
          <w:rFonts w:ascii="黑体" w:eastAsia="黑体" w:hAnsi="黑体"/>
          <w:b/>
          <w:sz w:val="24"/>
        </w:rPr>
        <w:t>ECharts</w:t>
      </w:r>
      <w:bookmarkEnd w:id="51"/>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sidRPr="004D0345">
        <w:rPr>
          <w:szCs w:val="21"/>
          <w:vertAlign w:val="superscript"/>
        </w:rPr>
        <w:fldChar w:fldCharType="begin"/>
      </w:r>
      <w:r w:rsidR="004D0345" w:rsidRPr="004D0345">
        <w:rPr>
          <w:szCs w:val="21"/>
          <w:vertAlign w:val="superscript"/>
        </w:rPr>
        <w:instrText xml:space="preserve"> </w:instrText>
      </w:r>
      <w:r w:rsidR="004D0345" w:rsidRPr="004D0345">
        <w:rPr>
          <w:rFonts w:hint="eastAsia"/>
          <w:szCs w:val="21"/>
          <w:vertAlign w:val="superscript"/>
        </w:rPr>
        <w:instrText>REF _Ref6999798 \r \h</w:instrText>
      </w:r>
      <w:r w:rsidR="004D0345" w:rsidRPr="004D0345">
        <w:rPr>
          <w:szCs w:val="21"/>
          <w:vertAlign w:val="superscript"/>
        </w:rPr>
        <w:instrText xml:space="preserve"> </w:instrText>
      </w:r>
      <w:r w:rsidR="004D0345">
        <w:rPr>
          <w:szCs w:val="21"/>
          <w:vertAlign w:val="superscript"/>
        </w:rPr>
        <w:instrText xml:space="preserve"> \* MERGEFORMAT </w:instrText>
      </w:r>
      <w:r w:rsidR="004D0345" w:rsidRPr="004D0345">
        <w:rPr>
          <w:szCs w:val="21"/>
          <w:vertAlign w:val="superscript"/>
        </w:rPr>
      </w:r>
      <w:r w:rsidR="004D0345" w:rsidRPr="004D0345">
        <w:rPr>
          <w:szCs w:val="21"/>
          <w:vertAlign w:val="superscript"/>
        </w:rPr>
        <w:fldChar w:fldCharType="separate"/>
      </w:r>
      <w:r w:rsidR="003055C6">
        <w:rPr>
          <w:szCs w:val="21"/>
          <w:vertAlign w:val="superscript"/>
        </w:rPr>
        <w:t>[4]</w:t>
      </w:r>
      <w:r w:rsidR="004D0345" w:rsidRPr="004D0345">
        <w:rPr>
          <w:szCs w:val="21"/>
          <w:vertAlign w:val="superscript"/>
        </w:rPr>
        <w:fldChar w:fldCharType="end"/>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52" w:name="_Toc7032429"/>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52"/>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53" w:name="_Toc7032430"/>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53"/>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54" w:name="_Toc7032431"/>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54"/>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55" w:name="_Toc703243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55"/>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w:t>
      </w:r>
      <w:r w:rsidR="00AD0D80">
        <w:rPr>
          <w:szCs w:val="21"/>
        </w:rPr>
        <w:fldChar w:fldCharType="begin"/>
      </w:r>
      <w:r w:rsidR="00AD0D80">
        <w:rPr>
          <w:szCs w:val="21"/>
        </w:rPr>
        <w:instrText xml:space="preserve"> </w:instrText>
      </w:r>
      <w:r w:rsidR="00AD0D80">
        <w:rPr>
          <w:rFonts w:hint="eastAsia"/>
          <w:szCs w:val="21"/>
        </w:rPr>
        <w:instrText>REF _Ref7001596 \r \h</w:instrText>
      </w:r>
      <w:r w:rsidR="00AD0D80">
        <w:rPr>
          <w:szCs w:val="21"/>
        </w:rPr>
        <w:instrText xml:space="preserve"> </w:instrText>
      </w:r>
      <w:r w:rsidR="00AD0D80">
        <w:rPr>
          <w:szCs w:val="21"/>
        </w:rPr>
      </w:r>
      <w:r w:rsidR="00AD0D80">
        <w:rPr>
          <w:szCs w:val="21"/>
        </w:rPr>
        <w:fldChar w:fldCharType="separate"/>
      </w:r>
      <w:r w:rsidR="003055C6">
        <w:rPr>
          <w:szCs w:val="21"/>
        </w:rPr>
        <w:t>[9]</w:t>
      </w:r>
      <w:r w:rsidR="00AD0D80">
        <w:rPr>
          <w:szCs w:val="21"/>
        </w:rPr>
        <w:fldChar w:fldCharType="end"/>
      </w:r>
      <w:r w:rsidRPr="004C7C8D">
        <w:rPr>
          <w:rFonts w:hint="eastAsia"/>
          <w:szCs w:val="21"/>
        </w:rPr>
        <w:t>。在</w:t>
      </w:r>
      <w:r w:rsidRPr="004C7C8D">
        <w:rPr>
          <w:rFonts w:hint="eastAsia"/>
          <w:szCs w:val="21"/>
        </w:rPr>
        <w:t>OOP</w:t>
      </w:r>
      <w:r w:rsidRPr="004C7C8D">
        <w:rPr>
          <w:rFonts w:hint="eastAsia"/>
          <w:szCs w:val="21"/>
        </w:rPr>
        <w:t>设计中，</w:t>
      </w:r>
      <w:r w:rsidR="00AD0D80">
        <w:rPr>
          <w:rFonts w:hint="eastAsia"/>
          <w:szCs w:val="21"/>
        </w:rPr>
        <w:t>在编码</w:t>
      </w:r>
      <w:r w:rsidR="00AD0D80">
        <w:rPr>
          <w:szCs w:val="21"/>
        </w:rPr>
        <w:t>过程中经常会</w:t>
      </w:r>
      <w:r w:rsidRPr="004C7C8D">
        <w:rPr>
          <w:rFonts w:hint="eastAsia"/>
          <w:szCs w:val="21"/>
        </w:rPr>
        <w:t>导致代码</w:t>
      </w:r>
      <w:r w:rsidR="00AD0D80">
        <w:rPr>
          <w:rFonts w:hint="eastAsia"/>
          <w:szCs w:val="21"/>
        </w:rPr>
        <w:t>的</w:t>
      </w:r>
      <w:r w:rsidR="00AD0D80">
        <w:rPr>
          <w:szCs w:val="21"/>
        </w:rPr>
        <w:t>大量</w:t>
      </w:r>
      <w:r w:rsidRPr="004C7C8D">
        <w:rPr>
          <w:rFonts w:hint="eastAsia"/>
          <w:szCs w:val="21"/>
        </w:rPr>
        <w:t>重复，这</w:t>
      </w:r>
      <w:r w:rsidR="00AD0D80">
        <w:rPr>
          <w:rFonts w:hint="eastAsia"/>
          <w:szCs w:val="21"/>
        </w:rPr>
        <w:t>将</w:t>
      </w:r>
      <w:r w:rsidR="00AD0D80">
        <w:rPr>
          <w:szCs w:val="21"/>
        </w:rPr>
        <w:t>很</w:t>
      </w:r>
      <w:r w:rsidRPr="004C7C8D">
        <w:rPr>
          <w:rFonts w:hint="eastAsia"/>
          <w:szCs w:val="21"/>
        </w:rPr>
        <w:t>不利于</w:t>
      </w:r>
      <w:r w:rsidR="00AD0D80">
        <w:rPr>
          <w:rFonts w:hint="eastAsia"/>
          <w:szCs w:val="21"/>
        </w:rPr>
        <w:t>开发者</w:t>
      </w:r>
      <w:r w:rsidR="00AD0D80">
        <w:rPr>
          <w:szCs w:val="21"/>
        </w:rPr>
        <w:t>对</w:t>
      </w:r>
      <w:r w:rsidRPr="004C7C8D">
        <w:rPr>
          <w:rFonts w:hint="eastAsia"/>
          <w:szCs w:val="21"/>
        </w:rPr>
        <w:t>每个</w:t>
      </w:r>
      <w:r w:rsidR="00AD0D80">
        <w:rPr>
          <w:rFonts w:hint="eastAsia"/>
          <w:szCs w:val="21"/>
        </w:rPr>
        <w:t>功能模块的重复利用</w:t>
      </w:r>
      <w:r w:rsidRPr="004C7C8D">
        <w:rPr>
          <w:rFonts w:hint="eastAsia"/>
          <w:szCs w:val="21"/>
        </w:rPr>
        <w:t>。程序中的跨业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r w:rsidR="00AD0D80">
        <w:rPr>
          <w:szCs w:val="21"/>
        </w:rPr>
        <w:fldChar w:fldCharType="begin"/>
      </w:r>
      <w:r w:rsidR="00AD0D80">
        <w:rPr>
          <w:szCs w:val="21"/>
        </w:rPr>
        <w:instrText xml:space="preserve"> </w:instrText>
      </w:r>
      <w:r w:rsidR="00AD0D80">
        <w:rPr>
          <w:rFonts w:hint="eastAsia"/>
          <w:szCs w:val="21"/>
        </w:rPr>
        <w:instrText>REF _Ref7001742 \r \h</w:instrText>
      </w:r>
      <w:r w:rsidR="00AD0D80">
        <w:rPr>
          <w:szCs w:val="21"/>
        </w:rPr>
        <w:instrText xml:space="preserve"> </w:instrText>
      </w:r>
      <w:r w:rsidR="00AD0D80">
        <w:rPr>
          <w:szCs w:val="21"/>
        </w:rPr>
      </w:r>
      <w:r w:rsidR="00AD0D80">
        <w:rPr>
          <w:szCs w:val="21"/>
        </w:rPr>
        <w:fldChar w:fldCharType="separate"/>
      </w:r>
      <w:r w:rsidR="003055C6">
        <w:rPr>
          <w:szCs w:val="21"/>
        </w:rPr>
        <w:t>[10]</w:t>
      </w:r>
      <w:r w:rsidR="00AD0D80">
        <w:rPr>
          <w:szCs w:val="21"/>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56" w:name="_Toc703243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56"/>
      <w:proofErr w:type="spellEnd"/>
    </w:p>
    <w:p w:rsidR="003C2411" w:rsidRDefault="004C7C8D" w:rsidP="00C44E3A">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57" w:name="_Toc703243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57"/>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w:t>
      </w:r>
      <w:r w:rsidRPr="00091206">
        <w:rPr>
          <w:rFonts w:hint="eastAsia"/>
          <w:szCs w:val="21"/>
        </w:rPr>
        <w:lastRenderedPageBreak/>
        <w:t>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58" w:name="_Toc7032435"/>
      <w:proofErr w:type="gramStart"/>
      <w:r w:rsidRPr="00C35864">
        <w:rPr>
          <w:rFonts w:ascii="黑体" w:eastAsia="黑体" w:hAnsi="黑体" w:hint="eastAsia"/>
          <w:b/>
          <w:sz w:val="24"/>
        </w:rPr>
        <w:t>2.</w:t>
      </w:r>
      <w:r>
        <w:rPr>
          <w:rFonts w:ascii="黑体" w:eastAsia="黑体" w:hAnsi="黑体"/>
          <w:b/>
          <w:sz w:val="24"/>
        </w:rPr>
        <w:t>7  Java8</w:t>
      </w:r>
      <w:bookmarkEnd w:id="58"/>
      <w:proofErr w:type="gramEnd"/>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59" w:name="_Toc7032436"/>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59"/>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w:t>
      </w:r>
      <w:r w:rsidRPr="00235D41">
        <w:rPr>
          <w:rFonts w:hint="eastAsia"/>
          <w:szCs w:val="21"/>
        </w:rPr>
        <w:lastRenderedPageBreak/>
        <w:t>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60" w:name="_Toc7032437"/>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60"/>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61" w:name="_Toc7032438"/>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61"/>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62" w:name="_Toc7032439"/>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62"/>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63" w:name="_Toc7032440"/>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63"/>
      <w:proofErr w:type="spellEnd"/>
      <w:proofErr w:type="gramEnd"/>
    </w:p>
    <w:p w:rsidR="00FF1D3B" w:rsidRPr="00FF1D3B" w:rsidRDefault="00FF1D3B" w:rsidP="00FF1D3B">
      <w:pPr>
        <w:spacing w:line="400" w:lineRule="exact"/>
        <w:ind w:firstLine="420"/>
        <w:rPr>
          <w:szCs w:val="21"/>
        </w:rPr>
      </w:pPr>
      <w:bookmarkStart w:id="64"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w:t>
      </w:r>
      <w:r w:rsidRPr="00FF1D3B">
        <w:rPr>
          <w:rFonts w:hint="eastAsia"/>
          <w:szCs w:val="21"/>
        </w:rPr>
        <w:lastRenderedPageBreak/>
        <w:t>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65" w:name="_Toc7032441"/>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64"/>
      <w:bookmarkEnd w:id="65"/>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66" w:name="_Toc512950661"/>
      <w:bookmarkStart w:id="67" w:name="_Toc7032442"/>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66"/>
      <w:bookmarkEnd w:id="67"/>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68" w:name="_Toc512950662"/>
      <w:bookmarkStart w:id="69" w:name="_Toc7032443"/>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68"/>
      <w:bookmarkEnd w:id="69"/>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70" w:name="_Toc512950663"/>
      <w:bookmarkStart w:id="71" w:name="_Toc7032444"/>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70"/>
      <w:bookmarkEnd w:id="71"/>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proofErr w:type="spellStart"/>
      <w:r w:rsidR="005E33A2">
        <w:rPr>
          <w:rFonts w:hint="eastAsia"/>
          <w:szCs w:val="21"/>
        </w:rPr>
        <w:t>Hadoop</w:t>
      </w:r>
      <w:proofErr w:type="spellEnd"/>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72" w:name="_Toc512950664"/>
      <w:bookmarkStart w:id="73" w:name="_Toc7032445"/>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72"/>
      <w:bookmarkEnd w:id="73"/>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74" w:name="_Toc512950665"/>
      <w:bookmarkStart w:id="75" w:name="_Toc7032446"/>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74"/>
      <w:bookmarkEnd w:id="75"/>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76" w:name="_Toc512950666"/>
      <w:bookmarkStart w:id="77" w:name="_Toc7032447"/>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76"/>
      <w:bookmarkEnd w:id="77"/>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78" w:name="_Toc512950667"/>
      <w:bookmarkStart w:id="79" w:name="_Toc7032448"/>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78"/>
      <w:bookmarkEnd w:id="79"/>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80" w:name="_Toc7032449"/>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80"/>
    </w:p>
    <w:p w:rsidR="006B485D" w:rsidRDefault="000916DB" w:rsidP="002278A1">
      <w:pPr>
        <w:pStyle w:val="a6"/>
        <w:ind w:left="435" w:firstLineChars="0" w:firstLine="0"/>
      </w:pPr>
      <w:r>
        <w:rPr>
          <w:noProof/>
        </w:rPr>
        <w:drawing>
          <wp:inline distT="0" distB="0" distL="0" distR="0" wp14:anchorId="23D12ED3" wp14:editId="2AFE1E9C">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81" w:name="_Toc512950668"/>
      <w:bookmarkStart w:id="82" w:name="_Toc7032450"/>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81"/>
      <w:bookmarkEnd w:id="82"/>
    </w:p>
    <w:p w:rsidR="00595D93" w:rsidRDefault="00266BDF" w:rsidP="00E668CF">
      <w:pPr>
        <w:pStyle w:val="a6"/>
        <w:ind w:left="435" w:firstLineChars="0" w:firstLine="0"/>
      </w:pPr>
      <w:r>
        <w:rPr>
          <w:noProof/>
        </w:rPr>
        <w:drawing>
          <wp:inline distT="0" distB="0" distL="0" distR="0" wp14:anchorId="71E904DC" wp14:editId="136C62FC">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83" w:name="_Toc512950669"/>
      <w:bookmarkStart w:id="84" w:name="_Toc7032451"/>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83"/>
      <w:bookmarkEnd w:id="84"/>
    </w:p>
    <w:p w:rsidR="00DB050D" w:rsidRDefault="00664685" w:rsidP="0085355C">
      <w:pPr>
        <w:pStyle w:val="a6"/>
        <w:ind w:left="435"/>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85" w:name="_Toc512950670"/>
      <w:bookmarkStart w:id="86" w:name="_Toc7032452"/>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85"/>
      <w:bookmarkEnd w:id="86"/>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87" w:name="_Toc512950671"/>
      <w:bookmarkStart w:id="88" w:name="_Toc7032453"/>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87"/>
      <w:bookmarkEnd w:id="88"/>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89" w:name="_Toc512950672"/>
      <w:bookmarkStart w:id="90" w:name="_Toc7032454"/>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89"/>
      <w:bookmarkEnd w:id="90"/>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91" w:name="_Toc512950673"/>
      <w:bookmarkStart w:id="92" w:name="_Toc7032455"/>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91"/>
      <w:bookmarkEnd w:id="92"/>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93" w:name="_Toc512950674"/>
      <w:bookmarkStart w:id="94" w:name="_Toc7032456"/>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93"/>
      <w:r w:rsidR="00137D59" w:rsidRPr="00137D59">
        <w:rPr>
          <w:rFonts w:ascii="黑体" w:eastAsia="黑体" w:hAnsi="黑体" w:hint="eastAsia"/>
          <w:szCs w:val="21"/>
        </w:rPr>
        <w:t>产品未来价格预测分析</w:t>
      </w:r>
      <w:bookmarkEnd w:id="94"/>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493" cy="538457"/>
                    </a:xfrm>
                    <a:prstGeom prst="rect">
                      <a:avLst/>
                    </a:prstGeom>
                  </pic:spPr>
                </pic:pic>
              </a:graphicData>
            </a:graphic>
          </wp:inline>
        </w:drawing>
      </w:r>
    </w:p>
    <w:p w:rsidR="00460331" w:rsidRDefault="00460331" w:rsidP="00E84976">
      <w:pPr>
        <w:spacing w:line="400" w:lineRule="exact"/>
        <w:ind w:leftChars="200" w:left="420" w:firstLineChars="200" w:firstLine="420"/>
        <w:rPr>
          <w:szCs w:val="21"/>
        </w:rPr>
      </w:pPr>
      <w:r w:rsidRPr="00460331">
        <w:rPr>
          <w:rFonts w:hint="eastAsia"/>
          <w:szCs w:val="21"/>
        </w:rPr>
        <w:t>式中：</w:t>
      </w:r>
    </w:p>
    <w:p w:rsidR="00460331" w:rsidRPr="00460331" w:rsidRDefault="00460331" w:rsidP="00E84976">
      <w:pPr>
        <w:spacing w:line="400" w:lineRule="exact"/>
        <w:ind w:leftChars="200" w:left="420" w:firstLineChars="200" w:firstLine="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460331" w:rsidP="00E84976">
      <w:pPr>
        <w:spacing w:line="400" w:lineRule="exact"/>
        <w:ind w:leftChars="200" w:left="420" w:firstLineChars="200" w:firstLine="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r w:rsidR="00E84976" w:rsidRPr="00E84976">
        <w:rPr>
          <w:szCs w:val="21"/>
        </w:rPr>
        <w:fldChar w:fldCharType="begin"/>
      </w:r>
      <w:r w:rsidR="00E84976" w:rsidRPr="00E84976">
        <w:rPr>
          <w:szCs w:val="21"/>
        </w:rPr>
        <w:instrText xml:space="preserve"> </w:instrText>
      </w:r>
      <w:r w:rsidR="00E84976" w:rsidRPr="00E84976">
        <w:rPr>
          <w:rFonts w:hint="eastAsia"/>
          <w:szCs w:val="21"/>
        </w:rPr>
        <w:instrText>REF _Ref7002061 \r \h</w:instrText>
      </w:r>
      <w:r w:rsidR="00E84976" w:rsidRPr="00E84976">
        <w:rPr>
          <w:szCs w:val="21"/>
        </w:rPr>
        <w:instrText xml:space="preserve">  \* MERGEFORMAT </w:instrText>
      </w:r>
      <w:r w:rsidR="00E84976" w:rsidRPr="00E84976">
        <w:rPr>
          <w:szCs w:val="21"/>
        </w:rPr>
      </w:r>
      <w:r w:rsidR="00E84976" w:rsidRPr="00E84976">
        <w:rPr>
          <w:szCs w:val="21"/>
        </w:rPr>
        <w:fldChar w:fldCharType="separate"/>
      </w:r>
      <w:r w:rsidR="003055C6" w:rsidRPr="003055C6">
        <w:rPr>
          <w:szCs w:val="21"/>
          <w:vertAlign w:val="superscript"/>
        </w:rPr>
        <w:t>[20]</w:t>
      </w:r>
      <w:r w:rsidR="00E84976" w:rsidRPr="00E84976">
        <w:rPr>
          <w:szCs w:val="21"/>
        </w:rPr>
        <w:fldChar w:fldCharType="end"/>
      </w:r>
      <w:r w:rsidRPr="00460331">
        <w:rPr>
          <w:rFonts w:hint="eastAsia"/>
          <w:szCs w:val="21"/>
        </w:rPr>
        <w:t>；</w:t>
      </w:r>
    </w:p>
    <w:p w:rsidR="00460331" w:rsidRDefault="00460331" w:rsidP="00E84976">
      <w:pPr>
        <w:spacing w:line="400" w:lineRule="exact"/>
        <w:ind w:leftChars="200" w:left="420" w:firstLineChars="200" w:firstLine="420"/>
        <w:rPr>
          <w:szCs w:val="21"/>
        </w:rPr>
      </w:pPr>
      <w:r>
        <w:rPr>
          <w:rFonts w:hint="eastAsia"/>
          <w:szCs w:val="21"/>
        </w:rPr>
        <w:t>α</w:t>
      </w:r>
      <w:r w:rsidRPr="00460331">
        <w:rPr>
          <w:rFonts w:hint="eastAsia"/>
          <w:szCs w:val="21"/>
        </w:rPr>
        <w:t>——加权系数（也称为平滑系数）</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460331">
        <w:rPr>
          <w:rFonts w:hint="eastAsia"/>
          <w:szCs w:val="21"/>
        </w:rPr>
        <w:t>。</w:t>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Pr="00BD2623">
        <w:rPr>
          <w:rFonts w:hint="eastAsia"/>
          <w:szCs w:val="21"/>
        </w:rPr>
        <w:t>a</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lastRenderedPageBreak/>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95" w:name="_Toc512950675"/>
      <w:bookmarkStart w:id="96" w:name="_Toc7032457"/>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95"/>
      <w:r w:rsidR="00137D59" w:rsidRPr="00137D59">
        <w:rPr>
          <w:rFonts w:ascii="黑体" w:eastAsia="黑体" w:hAnsi="黑体" w:hint="eastAsia"/>
          <w:szCs w:val="21"/>
        </w:rPr>
        <w:t>大数据汇总</w:t>
      </w:r>
      <w:bookmarkEnd w:id="96"/>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97" w:name="_Toc512950676"/>
      <w:bookmarkStart w:id="98" w:name="_Toc7032458"/>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97"/>
      <w:r w:rsidR="00137D59" w:rsidRPr="00137D59">
        <w:rPr>
          <w:rFonts w:ascii="黑体" w:eastAsia="黑体" w:hAnsi="黑体" w:hint="eastAsia"/>
          <w:szCs w:val="21"/>
        </w:rPr>
        <w:t>商品查询</w:t>
      </w:r>
      <w:bookmarkEnd w:id="98"/>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6"/>
        <w:spacing w:line="400" w:lineRule="exact"/>
        <w:rPr>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A73B49" w:rsidRDefault="0065276E" w:rsidP="00005357">
      <w:pPr>
        <w:spacing w:before="60" w:after="60" w:line="400" w:lineRule="exact"/>
        <w:ind w:firstLineChars="199" w:firstLine="418"/>
        <w:outlineLvl w:val="2"/>
        <w:rPr>
          <w:rFonts w:ascii="黑体" w:eastAsia="黑体" w:hAnsi="黑体"/>
          <w:szCs w:val="21"/>
        </w:rPr>
      </w:pPr>
      <w:bookmarkStart w:id="99" w:name="_Toc512950677"/>
      <w:bookmarkStart w:id="100" w:name="_Toc7032459"/>
      <w:r w:rsidRPr="00C5787A">
        <w:rPr>
          <w:rFonts w:ascii="黑体" w:eastAsia="黑体" w:hAnsi="黑体" w:hint="eastAsia"/>
          <w:szCs w:val="21"/>
        </w:rPr>
        <w:lastRenderedPageBreak/>
        <w:t>4</w:t>
      </w:r>
      <w:r w:rsidRPr="00C5787A">
        <w:rPr>
          <w:rFonts w:ascii="黑体" w:eastAsia="黑体" w:hAnsi="黑体"/>
          <w:szCs w:val="21"/>
        </w:rPr>
        <w:t>.2.5</w:t>
      </w:r>
      <w:r w:rsidR="00E76BA3" w:rsidRPr="00C5787A">
        <w:rPr>
          <w:rFonts w:ascii="黑体" w:eastAsia="黑体" w:hAnsi="黑体"/>
          <w:szCs w:val="21"/>
        </w:rPr>
        <w:t xml:space="preserve">   </w:t>
      </w:r>
      <w:bookmarkEnd w:id="99"/>
      <w:r w:rsidR="00137D59" w:rsidRPr="00137D59">
        <w:rPr>
          <w:rFonts w:ascii="黑体" w:eastAsia="黑体" w:hAnsi="黑体" w:hint="eastAsia"/>
          <w:szCs w:val="21"/>
        </w:rPr>
        <w:t>登录</w:t>
      </w:r>
      <w:r w:rsidR="00137D59">
        <w:rPr>
          <w:rFonts w:ascii="黑体" w:eastAsia="黑体" w:hAnsi="黑体" w:hint="eastAsia"/>
          <w:szCs w:val="21"/>
        </w:rPr>
        <w:t>和注册</w:t>
      </w:r>
      <w:bookmarkEnd w:id="100"/>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101" w:name="_Toc7032460"/>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101"/>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drawing>
          <wp:inline distT="0" distB="0" distL="0" distR="0" wp14:anchorId="2EBE49DA" wp14:editId="5523ECBD">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102" w:name="_Toc7032461"/>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102"/>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EF06A3">
      <w:pPr>
        <w:ind w:firstLineChars="100" w:firstLine="281"/>
        <w:rPr>
          <w:rFonts w:ascii="楷体" w:eastAsia="楷体" w:hAnsi="楷体"/>
          <w:b/>
          <w:sz w:val="28"/>
          <w:szCs w:val="28"/>
        </w:rPr>
      </w:pPr>
      <w:bookmarkStart w:id="103"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104" w:name="_Toc7032462"/>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103"/>
      <w:bookmarkEnd w:id="104"/>
    </w:p>
    <w:p w:rsidR="006B485D" w:rsidRDefault="006B485D" w:rsidP="000C64CE">
      <w:pPr>
        <w:spacing w:before="60" w:after="60" w:line="400" w:lineRule="exact"/>
        <w:ind w:firstLineChars="200" w:firstLine="482"/>
        <w:outlineLvl w:val="1"/>
        <w:rPr>
          <w:rFonts w:ascii="黑体" w:eastAsia="黑体" w:hAnsi="黑体"/>
          <w:b/>
          <w:sz w:val="24"/>
        </w:rPr>
      </w:pPr>
      <w:bookmarkStart w:id="105" w:name="_Toc512950679"/>
      <w:bookmarkStart w:id="106" w:name="_Toc7032463"/>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105"/>
      <w:bookmarkEnd w:id="106"/>
      <w:ins w:id="107" w:author="陈文辉" w:date="2019-04-25T21:23:00Z">
        <w:r w:rsidR="000B0399">
          <w:rPr>
            <w:rFonts w:ascii="黑体" w:eastAsia="黑体" w:hAnsi="黑体" w:hint="eastAsia"/>
            <w:b/>
            <w:sz w:val="24"/>
          </w:rPr>
          <w:t>（本节调到系统设计部分）</w:t>
        </w:r>
      </w:ins>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r w:rsidR="0037209C">
        <w:rPr>
          <w:rFonts w:hint="eastAsia"/>
          <w:szCs w:val="21"/>
        </w:rPr>
        <w:t>本应用平台除了正常系统应有的用户注册登录以及</w:t>
      </w:r>
      <w:r w:rsidR="0037209C">
        <w:rPr>
          <w:rFonts w:hint="eastAsia"/>
          <w:szCs w:val="21"/>
        </w:rPr>
        <w:t>CURD</w:t>
      </w:r>
      <w:r w:rsidR="0037209C">
        <w:rPr>
          <w:rFonts w:hint="eastAsia"/>
          <w:szCs w:val="21"/>
        </w:rPr>
        <w:t>模块之外，还有数据爬虫、数据预测分析和权限后台管理模块（一期平台为了推广使用，暂未开放），并支持产品的精准搜索查询和图表的打印。</w:t>
      </w:r>
    </w:p>
    <w:p w:rsidR="007012C3" w:rsidRDefault="00A0732F" w:rsidP="0054642D">
      <w:r>
        <w:rPr>
          <w:noProof/>
        </w:rPr>
        <w:drawing>
          <wp:inline distT="0" distB="0" distL="0" distR="0" wp14:anchorId="4F94F67E" wp14:editId="20C12DC5">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108" w:name="_Toc512950680"/>
      <w:bookmarkStart w:id="109" w:name="_Toc7032464"/>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108"/>
      <w:bookmarkEnd w:id="109"/>
    </w:p>
    <w:p w:rsidR="007F4B99" w:rsidRPr="00E84976" w:rsidRDefault="007F4B99" w:rsidP="00E84976">
      <w:pPr>
        <w:spacing w:line="400" w:lineRule="exact"/>
        <w:ind w:firstLine="420"/>
        <w:rPr>
          <w:color w:val="000000" w:themeColor="text1"/>
          <w:szCs w:val="21"/>
        </w:rPr>
      </w:pPr>
      <w:r w:rsidRPr="00E84976">
        <w:rPr>
          <w:color w:val="000000" w:themeColor="text1"/>
          <w:szCs w:val="21"/>
        </w:rPr>
        <w:t>当用户在</w:t>
      </w:r>
      <w:r w:rsidR="003359EE" w:rsidRPr="00E84976">
        <w:rPr>
          <w:rFonts w:hint="eastAsia"/>
          <w:color w:val="000000" w:themeColor="text1"/>
          <w:szCs w:val="21"/>
        </w:rPr>
        <w:t>前端</w:t>
      </w:r>
      <w:r w:rsidR="0037209C" w:rsidRPr="00E84976">
        <w:rPr>
          <w:rFonts w:hint="eastAsia"/>
          <w:color w:val="000000" w:themeColor="text1"/>
          <w:szCs w:val="21"/>
        </w:rPr>
        <w:t>界面</w:t>
      </w:r>
      <w:r w:rsidRPr="00E84976">
        <w:rPr>
          <w:color w:val="000000" w:themeColor="text1"/>
          <w:szCs w:val="21"/>
        </w:rPr>
        <w:t>点击</w:t>
      </w:r>
      <w:r w:rsidR="003359EE" w:rsidRPr="00E84976">
        <w:rPr>
          <w:rFonts w:hint="eastAsia"/>
          <w:color w:val="000000" w:themeColor="text1"/>
          <w:szCs w:val="21"/>
        </w:rPr>
        <w:t>本应用平台</w:t>
      </w:r>
      <w:r w:rsidR="003359EE" w:rsidRPr="00E84976">
        <w:rPr>
          <w:color w:val="000000" w:themeColor="text1"/>
          <w:szCs w:val="21"/>
        </w:rPr>
        <w:t>的</w:t>
      </w:r>
      <w:r w:rsidRPr="00E84976">
        <w:rPr>
          <w:color w:val="000000" w:themeColor="text1"/>
          <w:szCs w:val="21"/>
        </w:rPr>
        <w:t>某个功能按钮，如用户点击了</w:t>
      </w:r>
      <w:r w:rsidRPr="00E84976">
        <w:rPr>
          <w:color w:val="000000" w:themeColor="text1"/>
          <w:szCs w:val="21"/>
        </w:rPr>
        <w:t>“</w:t>
      </w:r>
      <w:r w:rsidR="003359EE" w:rsidRPr="00E84976">
        <w:rPr>
          <w:rFonts w:hint="eastAsia"/>
          <w:color w:val="000000" w:themeColor="text1"/>
          <w:szCs w:val="21"/>
        </w:rPr>
        <w:t>产品价格</w:t>
      </w:r>
      <w:r w:rsidR="003359EE" w:rsidRPr="00E84976">
        <w:rPr>
          <w:color w:val="000000" w:themeColor="text1"/>
          <w:szCs w:val="21"/>
        </w:rPr>
        <w:t>预测</w:t>
      </w:r>
      <w:r w:rsidRPr="00E84976">
        <w:rPr>
          <w:color w:val="000000" w:themeColor="text1"/>
          <w:szCs w:val="21"/>
        </w:rPr>
        <w:t>”</w:t>
      </w:r>
      <w:r w:rsidR="0037209C" w:rsidRPr="00E84976">
        <w:rPr>
          <w:rFonts w:hint="eastAsia"/>
          <w:color w:val="000000" w:themeColor="text1"/>
          <w:szCs w:val="21"/>
        </w:rPr>
        <w:t>模块</w:t>
      </w:r>
      <w:r w:rsidRPr="00E84976">
        <w:rPr>
          <w:color w:val="000000" w:themeColor="text1"/>
          <w:szCs w:val="21"/>
        </w:rPr>
        <w:t>，</w:t>
      </w:r>
      <w:r w:rsidR="00EA3889" w:rsidRPr="00E84976">
        <w:rPr>
          <w:color w:val="000000" w:themeColor="text1"/>
          <w:szCs w:val="21"/>
        </w:rPr>
        <w:t>具体如图</w:t>
      </w:r>
      <w:r w:rsidR="00350DDC" w:rsidRPr="00E84976">
        <w:rPr>
          <w:rFonts w:hint="eastAsia"/>
          <w:color w:val="000000" w:themeColor="text1"/>
          <w:szCs w:val="21"/>
        </w:rPr>
        <w:t>5-2</w:t>
      </w:r>
      <w:r w:rsidR="00EA3889" w:rsidRPr="00E84976">
        <w:rPr>
          <w:color w:val="000000" w:themeColor="text1"/>
          <w:szCs w:val="21"/>
        </w:rPr>
        <w:t>所示。</w:t>
      </w:r>
      <w:r w:rsidR="0037209C" w:rsidRPr="00E84976">
        <w:rPr>
          <w:rFonts w:hint="eastAsia"/>
          <w:color w:val="000000" w:themeColor="text1"/>
          <w:szCs w:val="21"/>
        </w:rPr>
        <w:t>首先</w:t>
      </w:r>
      <w:r w:rsidR="0037209C" w:rsidRPr="00E84976">
        <w:rPr>
          <w:rFonts w:hint="eastAsia"/>
          <w:color w:val="000000" w:themeColor="text1"/>
          <w:szCs w:val="21"/>
        </w:rPr>
        <w:t>SSM</w:t>
      </w:r>
      <w:r w:rsidR="0037209C" w:rsidRPr="00E84976">
        <w:rPr>
          <w:rFonts w:hint="eastAsia"/>
          <w:color w:val="000000" w:themeColor="text1"/>
          <w:szCs w:val="21"/>
        </w:rPr>
        <w:t>框架进行前端的所有请求拦截，这一步主要在</w:t>
      </w:r>
      <w:r w:rsidR="0037209C" w:rsidRPr="00E84976">
        <w:rPr>
          <w:rFonts w:hint="eastAsia"/>
          <w:color w:val="000000" w:themeColor="text1"/>
          <w:szCs w:val="21"/>
        </w:rPr>
        <w:t>Controller</w:t>
      </w:r>
      <w:r w:rsidR="0037209C" w:rsidRPr="00E84976">
        <w:rPr>
          <w:rFonts w:hint="eastAsia"/>
          <w:color w:val="000000" w:themeColor="text1"/>
          <w:szCs w:val="21"/>
        </w:rPr>
        <w:t>中实现，然后业务流程跳转到业务逻辑层，进行各种逻辑判断和工具类方法的调用，最后通过</w:t>
      </w:r>
      <w:proofErr w:type="spellStart"/>
      <w:r w:rsidR="0037209C" w:rsidRPr="00E84976">
        <w:rPr>
          <w:rFonts w:hint="eastAsia"/>
          <w:color w:val="000000" w:themeColor="text1"/>
          <w:szCs w:val="21"/>
        </w:rPr>
        <w:t>Mybatis</w:t>
      </w:r>
      <w:proofErr w:type="spellEnd"/>
      <w:r w:rsidR="0037209C" w:rsidRPr="00E84976">
        <w:rPr>
          <w:rFonts w:hint="eastAsia"/>
          <w:color w:val="000000" w:themeColor="text1"/>
          <w:szCs w:val="21"/>
        </w:rPr>
        <w:t>进行与数据库的交互，进行数据分析预测。</w:t>
      </w:r>
      <w:r w:rsidR="00D42AE7" w:rsidRPr="00E84976">
        <w:rPr>
          <w:rFonts w:hint="eastAsia"/>
          <w:color w:val="000000" w:themeColor="text1"/>
          <w:szCs w:val="21"/>
        </w:rPr>
        <w:t>业务部分流程</w:t>
      </w:r>
      <w:r w:rsidR="0037209C" w:rsidRPr="00E84976">
        <w:rPr>
          <w:rFonts w:hint="eastAsia"/>
          <w:color w:val="000000" w:themeColor="text1"/>
          <w:szCs w:val="21"/>
        </w:rPr>
        <w:t>具体详见本文</w:t>
      </w:r>
      <w:r w:rsidR="0037209C" w:rsidRPr="00E84976">
        <w:rPr>
          <w:rFonts w:hint="eastAsia"/>
          <w:color w:val="000000" w:themeColor="text1"/>
          <w:szCs w:val="21"/>
        </w:rPr>
        <w:t>3</w:t>
      </w:r>
      <w:r w:rsidR="0037209C" w:rsidRPr="00E84976">
        <w:rPr>
          <w:color w:val="000000" w:themeColor="text1"/>
          <w:szCs w:val="21"/>
        </w:rPr>
        <w:t>.3.2</w:t>
      </w:r>
      <w:r w:rsidR="0037209C" w:rsidRPr="00E84976">
        <w:rPr>
          <w:rFonts w:hint="eastAsia"/>
          <w:color w:val="000000" w:themeColor="text1"/>
          <w:szCs w:val="21"/>
        </w:rPr>
        <w:t>的数据流程图部分</w:t>
      </w:r>
      <w:r w:rsidR="00D42AE7" w:rsidRPr="00E84976">
        <w:rPr>
          <w:rFonts w:hint="eastAsia"/>
          <w:color w:val="000000" w:themeColor="text1"/>
          <w:szCs w:val="21"/>
        </w:rPr>
        <w:t>，具体的核心项目方法类详见图</w:t>
      </w:r>
      <w:r w:rsidR="00D42AE7" w:rsidRPr="00E84976">
        <w:rPr>
          <w:rFonts w:hint="eastAsia"/>
          <w:color w:val="000000" w:themeColor="text1"/>
          <w:szCs w:val="21"/>
        </w:rPr>
        <w:t>5-</w:t>
      </w:r>
      <w:r w:rsidR="00D42AE7" w:rsidRPr="00E84976">
        <w:rPr>
          <w:color w:val="000000" w:themeColor="text1"/>
          <w:szCs w:val="21"/>
        </w:rPr>
        <w:t>3</w:t>
      </w:r>
      <w:r w:rsidR="00D42AE7" w:rsidRPr="00E84976">
        <w:rPr>
          <w:rFonts w:hint="eastAsia"/>
          <w:color w:val="000000" w:themeColor="text1"/>
          <w:szCs w:val="21"/>
        </w:rPr>
        <w:t>。</w:t>
      </w:r>
    </w:p>
    <w:p w:rsidR="008F41C0" w:rsidRDefault="0054642D" w:rsidP="00D42AE7">
      <w:pPr>
        <w:spacing w:beforeLines="50" w:before="156" w:afterLines="50" w:after="156"/>
        <w:jc w:val="center"/>
      </w:pPr>
      <w:bookmarkStart w:id="110" w:name="_Toc512950681"/>
      <w:r>
        <w:rPr>
          <w:noProof/>
        </w:rPr>
        <w:lastRenderedPageBreak/>
        <w:drawing>
          <wp:inline distT="0" distB="0" distL="0" distR="0" wp14:anchorId="2E05AAEB" wp14:editId="2A7AD6BC">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8F41C0"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D42AE7" w:rsidRDefault="00D42AE7" w:rsidP="00D42AE7">
      <w:pPr>
        <w:spacing w:beforeLines="50" w:before="156" w:afterLines="50" w:after="156"/>
      </w:pPr>
      <w:r>
        <w:rPr>
          <w:noProof/>
        </w:rPr>
        <w:lastRenderedPageBreak/>
        <w:drawing>
          <wp:inline distT="0" distB="0" distL="0" distR="0" wp14:anchorId="458CAA36" wp14:editId="406AB122">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D42AE7" w:rsidRPr="00D42AE7" w:rsidRDefault="00D42AE7" w:rsidP="00D42AE7">
      <w:pPr>
        <w:pStyle w:val="a6"/>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111" w:name="_Toc7032465"/>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110"/>
      <w:bookmarkEnd w:id="111"/>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sidR="008B6E1D">
        <w:rPr>
          <w:rFonts w:hint="eastAsia"/>
          <w:color w:val="000000" w:themeColor="text1"/>
          <w:szCs w:val="21"/>
        </w:rPr>
        <w:t>采用前后端分离的技术，后端基于</w:t>
      </w:r>
      <w:r w:rsidRPr="00107446">
        <w:rPr>
          <w:color w:val="000000" w:themeColor="text1"/>
          <w:szCs w:val="21"/>
        </w:rPr>
        <w:t>Maven</w:t>
      </w:r>
      <w:r w:rsidR="008B6E1D">
        <w:rPr>
          <w:rFonts w:hint="eastAsia"/>
          <w:color w:val="000000" w:themeColor="text1"/>
          <w:szCs w:val="21"/>
        </w:rPr>
        <w:t>进行自动化搭建</w:t>
      </w:r>
      <w:r w:rsidRPr="00107446">
        <w:rPr>
          <w:color w:val="000000" w:themeColor="text1"/>
          <w:szCs w:val="21"/>
        </w:rPr>
        <w:t>，其</w:t>
      </w:r>
      <w:r w:rsidR="008B6E1D">
        <w:rPr>
          <w:rFonts w:hint="eastAsia"/>
          <w:color w:val="000000" w:themeColor="text1"/>
          <w:szCs w:val="21"/>
        </w:rPr>
        <w:t>具体的项目</w:t>
      </w:r>
      <w:r w:rsidRPr="00107446">
        <w:rPr>
          <w:color w:val="000000" w:themeColor="text1"/>
          <w:szCs w:val="21"/>
        </w:rPr>
        <w:t>文件结构如图</w:t>
      </w:r>
      <w:r w:rsidR="00350DDC">
        <w:rPr>
          <w:rFonts w:hint="eastAsia"/>
          <w:color w:val="000000" w:themeColor="text1"/>
          <w:szCs w:val="21"/>
        </w:rPr>
        <w:t>5-3</w:t>
      </w:r>
      <w:r w:rsidRPr="00107446">
        <w:rPr>
          <w:color w:val="000000" w:themeColor="text1"/>
          <w:szCs w:val="21"/>
        </w:rPr>
        <w:t>所示。</w:t>
      </w:r>
      <w:r w:rsidR="008B6E1D">
        <w:rPr>
          <w:rFonts w:hint="eastAsia"/>
          <w:color w:val="000000" w:themeColor="text1"/>
          <w:szCs w:val="21"/>
        </w:rPr>
        <w:t>前端基于</w:t>
      </w:r>
      <w:r w:rsidR="008B6E1D">
        <w:rPr>
          <w:rFonts w:hint="eastAsia"/>
          <w:color w:val="000000" w:themeColor="text1"/>
          <w:szCs w:val="21"/>
        </w:rPr>
        <w:t>NPM</w:t>
      </w:r>
      <w:r w:rsidR="008B6E1D">
        <w:rPr>
          <w:rFonts w:hint="eastAsia"/>
          <w:color w:val="000000" w:themeColor="text1"/>
          <w:szCs w:val="21"/>
        </w:rPr>
        <w:t>进行</w:t>
      </w:r>
      <w:r w:rsidR="008B6E1D">
        <w:rPr>
          <w:rFonts w:hint="eastAsia"/>
          <w:color w:val="000000" w:themeColor="text1"/>
          <w:szCs w:val="21"/>
        </w:rPr>
        <w:t>React</w:t>
      </w:r>
      <w:r w:rsidR="008B6E1D">
        <w:rPr>
          <w:rFonts w:hint="eastAsia"/>
          <w:color w:val="000000" w:themeColor="text1"/>
          <w:szCs w:val="21"/>
        </w:rPr>
        <w:t>框架的搭建，</w:t>
      </w:r>
      <w:r w:rsidR="008B6E1D" w:rsidRPr="00107446">
        <w:rPr>
          <w:color w:val="000000" w:themeColor="text1"/>
          <w:szCs w:val="21"/>
        </w:rPr>
        <w:t>其</w:t>
      </w:r>
      <w:r w:rsidR="008B6E1D">
        <w:rPr>
          <w:rFonts w:hint="eastAsia"/>
          <w:color w:val="000000" w:themeColor="text1"/>
          <w:szCs w:val="21"/>
        </w:rPr>
        <w:t>具体的项目</w:t>
      </w:r>
      <w:r w:rsidR="008B6E1D" w:rsidRPr="00107446">
        <w:rPr>
          <w:color w:val="000000" w:themeColor="text1"/>
          <w:szCs w:val="21"/>
        </w:rPr>
        <w:t>文件结构如图</w:t>
      </w:r>
      <w:r w:rsidR="008B6E1D">
        <w:rPr>
          <w:rFonts w:hint="eastAsia"/>
          <w:color w:val="000000" w:themeColor="text1"/>
          <w:szCs w:val="21"/>
        </w:rPr>
        <w:t>5-</w:t>
      </w:r>
      <w:r w:rsidR="008B6E1D">
        <w:rPr>
          <w:color w:val="000000" w:themeColor="text1"/>
          <w:szCs w:val="21"/>
        </w:rPr>
        <w:t>4</w:t>
      </w:r>
      <w:r w:rsidR="008B6E1D" w:rsidRPr="00107446">
        <w:rPr>
          <w:color w:val="000000" w:themeColor="text1"/>
          <w:szCs w:val="21"/>
        </w:rPr>
        <w:t>所示。</w:t>
      </w:r>
    </w:p>
    <w:p w:rsidR="006B485D" w:rsidRPr="00E3714C" w:rsidRDefault="00CC4AB8" w:rsidP="00E3714C">
      <w:pPr>
        <w:jc w:val="center"/>
        <w:rPr>
          <w:b/>
          <w:sz w:val="28"/>
          <w:szCs w:val="28"/>
        </w:rPr>
      </w:pPr>
      <w:r>
        <w:rPr>
          <w:b/>
          <w:noProof/>
          <w:sz w:val="28"/>
          <w:szCs w:val="28"/>
        </w:rPr>
        <w:lastRenderedPageBreak/>
        <w:drawing>
          <wp:inline distT="0" distB="0" distL="0" distR="0" wp14:anchorId="581A452F" wp14:editId="02DD0221">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9">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w:t>
      </w:r>
      <w:r w:rsidR="00D42AE7">
        <w:rPr>
          <w:sz w:val="18"/>
          <w:szCs w:val="18"/>
        </w:rPr>
        <w:t>4</w:t>
      </w:r>
      <w:r w:rsidRPr="00107446">
        <w:rPr>
          <w:sz w:val="18"/>
          <w:szCs w:val="18"/>
        </w:rPr>
        <w:t xml:space="preserve"> </w:t>
      </w:r>
      <w:r w:rsidR="00107446">
        <w:rPr>
          <w:sz w:val="18"/>
          <w:szCs w:val="18"/>
        </w:rPr>
        <w:t xml:space="preserve"> </w:t>
      </w:r>
      <w:r w:rsidR="008B6E1D" w:rsidRPr="008B6E1D">
        <w:rPr>
          <w:rFonts w:hint="eastAsia"/>
          <w:sz w:val="18"/>
          <w:szCs w:val="18"/>
        </w:rPr>
        <w:t>项目</w:t>
      </w:r>
      <w:r w:rsidR="008B6E1D" w:rsidRPr="008B6E1D">
        <w:rPr>
          <w:sz w:val="18"/>
          <w:szCs w:val="18"/>
        </w:rPr>
        <w:t>文件结构</w:t>
      </w:r>
      <w:r w:rsidRPr="00107446">
        <w:rPr>
          <w:sz w:val="18"/>
          <w:szCs w:val="18"/>
        </w:rPr>
        <w:t>图</w:t>
      </w:r>
      <w:r w:rsidR="008B6E1D">
        <w:rPr>
          <w:rFonts w:hint="eastAsia"/>
          <w:sz w:val="18"/>
          <w:szCs w:val="18"/>
        </w:rPr>
        <w:t>（后端）</w:t>
      </w:r>
    </w:p>
    <w:p w:rsidR="008B6E1D" w:rsidRDefault="008B6E1D" w:rsidP="008B6E1D">
      <w:pPr>
        <w:pStyle w:val="a6"/>
        <w:spacing w:line="400" w:lineRule="exact"/>
        <w:rPr>
          <w:szCs w:val="21"/>
        </w:rPr>
      </w:pPr>
      <w:r w:rsidRPr="008B6E1D">
        <w:rPr>
          <w:rFonts w:hint="eastAsia"/>
          <w:szCs w:val="21"/>
        </w:rPr>
        <w:t>本系统</w:t>
      </w:r>
      <w:r w:rsidR="00CF32A9">
        <w:rPr>
          <w:rFonts w:hint="eastAsia"/>
          <w:szCs w:val="21"/>
        </w:rPr>
        <w:t>后端的</w:t>
      </w:r>
      <w:r w:rsidRPr="008B6E1D">
        <w:rPr>
          <w:rFonts w:hint="eastAsia"/>
          <w:szCs w:val="21"/>
        </w:rPr>
        <w:t>所有主要核心代码</w:t>
      </w:r>
      <w:r w:rsidR="00CF32A9">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_Ref7000003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[21]</w:t>
      </w:r>
      <w:r w:rsidR="0007472E"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8B6E1D" w:rsidRPr="00E3714C" w:rsidRDefault="008B6E1D" w:rsidP="008B6E1D">
      <w:pPr>
        <w:jc w:val="center"/>
        <w:rPr>
          <w:b/>
          <w:sz w:val="28"/>
          <w:szCs w:val="28"/>
        </w:rPr>
      </w:pPr>
      <w:r>
        <w:rPr>
          <w:noProof/>
        </w:rPr>
        <w:drawing>
          <wp:inline distT="0" distB="0" distL="0" distR="0" wp14:anchorId="73A76E99" wp14:editId="794ACFC7">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14" cy="3447619"/>
                    </a:xfrm>
                    <a:prstGeom prst="rect">
                      <a:avLst/>
                    </a:prstGeom>
                  </pic:spPr>
                </pic:pic>
              </a:graphicData>
            </a:graphic>
          </wp:inline>
        </w:drawing>
      </w:r>
    </w:p>
    <w:p w:rsidR="008B6E1D" w:rsidRPr="00107446" w:rsidRDefault="008B6E1D" w:rsidP="008B6E1D">
      <w:pPr>
        <w:jc w:val="center"/>
        <w:rPr>
          <w:sz w:val="18"/>
          <w:szCs w:val="18"/>
        </w:rPr>
      </w:pPr>
      <w:r w:rsidRPr="00107446">
        <w:rPr>
          <w:sz w:val="18"/>
          <w:szCs w:val="18"/>
        </w:rPr>
        <w:t>图</w:t>
      </w:r>
      <w:r>
        <w:rPr>
          <w:rFonts w:hint="eastAsia"/>
          <w:sz w:val="18"/>
          <w:szCs w:val="18"/>
        </w:rPr>
        <w:t>5-</w:t>
      </w:r>
      <w:r w:rsidR="00D42AE7">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8B6E1D" w:rsidRPr="00E84976" w:rsidRDefault="008B6E1D" w:rsidP="00E84976">
      <w:pPr>
        <w:spacing w:line="400" w:lineRule="exact"/>
        <w:ind w:firstLine="420"/>
        <w:rPr>
          <w:color w:val="000000" w:themeColor="text1"/>
          <w:szCs w:val="21"/>
        </w:rPr>
      </w:pPr>
      <w:r>
        <w:rPr>
          <w:szCs w:val="21"/>
        </w:rPr>
        <w:tab/>
      </w:r>
      <w:r w:rsidR="00CF32A9" w:rsidRPr="00E84976">
        <w:rPr>
          <w:rFonts w:hint="eastAsia"/>
          <w:color w:val="000000" w:themeColor="text1"/>
          <w:szCs w:val="21"/>
        </w:rPr>
        <w:t>本系统前端的主要核心代码在</w:t>
      </w:r>
      <w:r w:rsidR="00CF32A9" w:rsidRPr="00E84976">
        <w:rPr>
          <w:rFonts w:hint="eastAsia"/>
          <w:color w:val="000000" w:themeColor="text1"/>
          <w:szCs w:val="21"/>
        </w:rPr>
        <w:t>components</w:t>
      </w:r>
      <w:r w:rsidR="00CF32A9" w:rsidRPr="00E84976">
        <w:rPr>
          <w:rFonts w:hint="eastAsia"/>
          <w:color w:val="000000" w:themeColor="text1"/>
          <w:szCs w:val="21"/>
        </w:rPr>
        <w:t>文件夹中，所有的依赖包都通过</w:t>
      </w:r>
      <w:r w:rsidR="00CF32A9" w:rsidRPr="00E84976">
        <w:rPr>
          <w:rFonts w:hint="eastAsia"/>
          <w:color w:val="000000" w:themeColor="text1"/>
          <w:szCs w:val="21"/>
        </w:rPr>
        <w:t>NPM</w:t>
      </w:r>
      <w:r w:rsidR="00CF32A9" w:rsidRPr="00E84976">
        <w:rPr>
          <w:rFonts w:hint="eastAsia"/>
          <w:color w:val="000000" w:themeColor="text1"/>
          <w:szCs w:val="21"/>
        </w:rPr>
        <w:t>进行安装引入在</w:t>
      </w:r>
      <w:proofErr w:type="spellStart"/>
      <w:r w:rsidR="00CF32A9" w:rsidRPr="00E84976">
        <w:rPr>
          <w:rFonts w:hint="eastAsia"/>
          <w:color w:val="000000" w:themeColor="text1"/>
          <w:szCs w:val="21"/>
        </w:rPr>
        <w:t>node_modules</w:t>
      </w:r>
      <w:proofErr w:type="spellEnd"/>
      <w:r w:rsidR="00CF32A9" w:rsidRPr="00E84976">
        <w:rPr>
          <w:rFonts w:hint="eastAsia"/>
          <w:color w:val="000000" w:themeColor="text1"/>
          <w:szCs w:val="21"/>
        </w:rPr>
        <w:t>文件夹中，</w:t>
      </w:r>
      <w:proofErr w:type="spellStart"/>
      <w:r w:rsidR="00CF32A9" w:rsidRPr="00E84976">
        <w:rPr>
          <w:rFonts w:hint="eastAsia"/>
          <w:color w:val="000000" w:themeColor="text1"/>
          <w:szCs w:val="21"/>
        </w:rPr>
        <w:t>package.json</w:t>
      </w:r>
      <w:proofErr w:type="spellEnd"/>
      <w:r w:rsidR="00CF32A9" w:rsidRPr="00E84976">
        <w:rPr>
          <w:rFonts w:hint="eastAsia"/>
          <w:color w:val="000000" w:themeColor="text1"/>
          <w:szCs w:val="21"/>
        </w:rPr>
        <w:t>文件中存储了各种依赖包的版本，统一管理方便后期版本升级等。</w:t>
      </w:r>
      <w:r w:rsidR="00D42AE7" w:rsidRPr="00E84976">
        <w:rPr>
          <w:rFonts w:hint="eastAsia"/>
          <w:color w:val="000000" w:themeColor="text1"/>
          <w:szCs w:val="21"/>
        </w:rPr>
        <w:t>具体项目文件结构如图</w:t>
      </w:r>
      <w:r w:rsidR="00D42AE7" w:rsidRPr="00E84976">
        <w:rPr>
          <w:rFonts w:hint="eastAsia"/>
          <w:color w:val="000000" w:themeColor="text1"/>
          <w:szCs w:val="21"/>
        </w:rPr>
        <w:t>5-</w:t>
      </w:r>
      <w:r w:rsidR="00D42AE7" w:rsidRPr="00E84976">
        <w:rPr>
          <w:color w:val="000000" w:themeColor="text1"/>
          <w:szCs w:val="21"/>
        </w:rPr>
        <w:t>5</w:t>
      </w:r>
      <w:r w:rsidR="00D42AE7" w:rsidRPr="00E84976">
        <w:rPr>
          <w:rFonts w:hint="eastAsia"/>
          <w:color w:val="000000" w:themeColor="text1"/>
          <w:szCs w:val="21"/>
        </w:rPr>
        <w:t>所示。</w:t>
      </w:r>
    </w:p>
    <w:p w:rsidR="006B485D" w:rsidRPr="00E84976" w:rsidRDefault="00CF32A9" w:rsidP="00E84976">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proofErr w:type="spellStart"/>
      <w:r w:rsidRPr="00E84976">
        <w:rPr>
          <w:rFonts w:hint="eastAsia"/>
          <w:color w:val="000000" w:themeColor="text1"/>
          <w:szCs w:val="21"/>
        </w:rPr>
        <w:t>config</w:t>
      </w:r>
      <w:proofErr w:type="spellEnd"/>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w:t>
      </w:r>
      <w:r w:rsidR="004F46DA" w:rsidRPr="00E84976">
        <w:rPr>
          <w:rFonts w:hint="eastAsia"/>
          <w:color w:val="000000" w:themeColor="text1"/>
          <w:szCs w:val="21"/>
        </w:rPr>
        <w:t>不同</w:t>
      </w:r>
      <w:r w:rsidR="004F46DA" w:rsidRPr="00E84976">
        <w:rPr>
          <w:rFonts w:hint="eastAsia"/>
          <w:color w:val="000000" w:themeColor="text1"/>
          <w:szCs w:val="21"/>
        </w:rPr>
        <w:t>URL</w:t>
      </w:r>
      <w:r w:rsidR="004F46DA" w:rsidRPr="00E84976">
        <w:rPr>
          <w:rFonts w:hint="eastAsia"/>
          <w:color w:val="000000" w:themeColor="text1"/>
          <w:szCs w:val="21"/>
        </w:rPr>
        <w:t>请求的</w:t>
      </w:r>
      <w:r w:rsidRPr="00E84976">
        <w:rPr>
          <w:rFonts w:hint="eastAsia"/>
          <w:color w:val="000000" w:themeColor="text1"/>
          <w:szCs w:val="21"/>
        </w:rPr>
        <w:t>拦截；</w:t>
      </w:r>
      <w:r w:rsidRPr="00E84976">
        <w:rPr>
          <w:rFonts w:hint="eastAsia"/>
          <w:color w:val="000000" w:themeColor="text1"/>
          <w:szCs w:val="21"/>
        </w:rPr>
        <w:t>entity</w:t>
      </w:r>
      <w:r w:rsidR="004F46DA" w:rsidRPr="00E84976">
        <w:rPr>
          <w:rFonts w:hint="eastAsia"/>
          <w:color w:val="000000" w:themeColor="text1"/>
          <w:szCs w:val="21"/>
        </w:rPr>
        <w:t>中是一些实体对象的一些扩展，在这里统一规范了返回前端请求数据的主要结构</w:t>
      </w:r>
      <w:r w:rsidRPr="00E84976">
        <w:rPr>
          <w:rFonts w:hint="eastAsia"/>
          <w:color w:val="000000" w:themeColor="text1"/>
          <w:szCs w:val="21"/>
        </w:rPr>
        <w:t>；</w:t>
      </w:r>
      <w:proofErr w:type="spellStart"/>
      <w:r w:rsidRPr="00E84976">
        <w:rPr>
          <w:rFonts w:hint="eastAsia"/>
          <w:color w:val="000000" w:themeColor="text1"/>
          <w:szCs w:val="21"/>
        </w:rPr>
        <w:t>enums</w:t>
      </w:r>
      <w:proofErr w:type="spellEnd"/>
      <w:r w:rsidR="004F46DA" w:rsidRPr="00E84976">
        <w:rPr>
          <w:rFonts w:hint="eastAsia"/>
          <w:color w:val="000000" w:themeColor="text1"/>
          <w:szCs w:val="21"/>
        </w:rPr>
        <w:t>进行全局的一些</w:t>
      </w:r>
      <w:proofErr w:type="gramStart"/>
      <w:r w:rsidR="004F46DA" w:rsidRPr="00E84976">
        <w:rPr>
          <w:rFonts w:hint="eastAsia"/>
          <w:color w:val="000000" w:themeColor="text1"/>
          <w:szCs w:val="21"/>
        </w:rPr>
        <w:t>枚举值</w:t>
      </w:r>
      <w:proofErr w:type="gramEnd"/>
      <w:r w:rsidR="004F46DA" w:rsidRPr="00E84976">
        <w:rPr>
          <w:rFonts w:hint="eastAsia"/>
          <w:color w:val="000000" w:themeColor="text1"/>
          <w:szCs w:val="21"/>
        </w:rPr>
        <w:t>的申明</w:t>
      </w:r>
      <w:r w:rsidRPr="00E84976">
        <w:rPr>
          <w:rFonts w:hint="eastAsia"/>
          <w:color w:val="000000" w:themeColor="text1"/>
          <w:szCs w:val="21"/>
        </w:rPr>
        <w:t>；</w:t>
      </w:r>
      <w:r w:rsidRPr="00E84976">
        <w:rPr>
          <w:rFonts w:hint="eastAsia"/>
          <w:color w:val="000000" w:themeColor="text1"/>
          <w:szCs w:val="21"/>
        </w:rPr>
        <w:t>exception</w:t>
      </w:r>
      <w:r w:rsidR="004F46DA" w:rsidRPr="00E84976">
        <w:rPr>
          <w:rFonts w:hint="eastAsia"/>
          <w:color w:val="000000" w:themeColor="text1"/>
          <w:szCs w:val="21"/>
        </w:rPr>
        <w:t>对本项目的所有异常进行了统一规范的处理</w:t>
      </w:r>
      <w:r w:rsidRPr="00E84976">
        <w:rPr>
          <w:rFonts w:hint="eastAsia"/>
          <w:color w:val="000000" w:themeColor="text1"/>
          <w:szCs w:val="21"/>
        </w:rPr>
        <w:t>；</w:t>
      </w:r>
      <w:r w:rsidRPr="00E84976">
        <w:rPr>
          <w:rFonts w:hint="eastAsia"/>
          <w:color w:val="000000" w:themeColor="text1"/>
          <w:szCs w:val="21"/>
        </w:rPr>
        <w:t>filter</w:t>
      </w:r>
      <w:r w:rsidR="004F46DA"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w:t>
      </w:r>
      <w:r w:rsidRPr="00E84976">
        <w:rPr>
          <w:rFonts w:hint="eastAsia"/>
          <w:color w:val="000000" w:themeColor="text1"/>
          <w:szCs w:val="21"/>
        </w:rPr>
        <w:t>handler</w:t>
      </w:r>
      <w:r w:rsidR="004F46DA" w:rsidRPr="00E84976">
        <w:rPr>
          <w:rFonts w:hint="eastAsia"/>
          <w:color w:val="000000" w:themeColor="text1"/>
          <w:szCs w:val="21"/>
        </w:rPr>
        <w:t>中的主要模块是使用</w:t>
      </w:r>
      <w:r w:rsidR="004F46DA" w:rsidRPr="00E84976">
        <w:rPr>
          <w:rFonts w:hint="eastAsia"/>
          <w:color w:val="000000" w:themeColor="text1"/>
          <w:szCs w:val="21"/>
        </w:rPr>
        <w:t>Spring</w:t>
      </w:r>
      <w:r w:rsidR="004F46DA" w:rsidRPr="00E84976">
        <w:rPr>
          <w:rFonts w:hint="eastAsia"/>
          <w:color w:val="000000" w:themeColor="text1"/>
          <w:szCs w:val="21"/>
        </w:rPr>
        <w:t>中的</w:t>
      </w:r>
      <w:proofErr w:type="spellStart"/>
      <w:r w:rsidR="004F46DA" w:rsidRPr="00E84976">
        <w:rPr>
          <w:rFonts w:hint="eastAsia"/>
          <w:color w:val="000000" w:themeColor="text1"/>
          <w:szCs w:val="21"/>
        </w:rPr>
        <w:t>Websocket</w:t>
      </w:r>
      <w:proofErr w:type="spellEnd"/>
      <w:r w:rsidR="004F46DA" w:rsidRPr="00E84976">
        <w:rPr>
          <w:rFonts w:hint="eastAsia"/>
          <w:color w:val="000000" w:themeColor="text1"/>
          <w:szCs w:val="21"/>
        </w:rPr>
        <w:t>功能，搭配后端日志进行实时前端推送消息</w:t>
      </w:r>
      <w:r w:rsidRPr="00E84976">
        <w:rPr>
          <w:rFonts w:hint="eastAsia"/>
          <w:color w:val="000000" w:themeColor="text1"/>
          <w:szCs w:val="21"/>
        </w:rPr>
        <w:t>；</w:t>
      </w:r>
      <w:r w:rsidRPr="00E84976">
        <w:rPr>
          <w:rFonts w:hint="eastAsia"/>
          <w:color w:val="000000" w:themeColor="text1"/>
          <w:szCs w:val="21"/>
        </w:rPr>
        <w:t>mapper</w:t>
      </w:r>
      <w:r w:rsidR="004F46DA" w:rsidRPr="00E84976">
        <w:rPr>
          <w:rFonts w:hint="eastAsia"/>
          <w:color w:val="000000" w:themeColor="text1"/>
          <w:szCs w:val="21"/>
        </w:rPr>
        <w:t>主要编写</w:t>
      </w:r>
      <w:proofErr w:type="spellStart"/>
      <w:r w:rsidR="004F46DA" w:rsidRPr="00E84976">
        <w:rPr>
          <w:rFonts w:hint="eastAsia"/>
          <w:color w:val="000000" w:themeColor="text1"/>
          <w:szCs w:val="21"/>
        </w:rPr>
        <w:t>Mybatis</w:t>
      </w:r>
      <w:proofErr w:type="spellEnd"/>
      <w:r w:rsidR="004F46DA" w:rsidRPr="00E84976">
        <w:rPr>
          <w:rFonts w:hint="eastAsia"/>
          <w:color w:val="000000" w:themeColor="text1"/>
          <w:szCs w:val="21"/>
        </w:rPr>
        <w:t>和数据库交互的接口方法</w:t>
      </w:r>
      <w:r w:rsidRPr="00E84976">
        <w:rPr>
          <w:rFonts w:hint="eastAsia"/>
          <w:color w:val="000000" w:themeColor="text1"/>
          <w:szCs w:val="21"/>
        </w:rPr>
        <w:t>；</w:t>
      </w:r>
      <w:r w:rsidRPr="00E84976">
        <w:rPr>
          <w:rFonts w:hint="eastAsia"/>
          <w:color w:val="000000" w:themeColor="text1"/>
          <w:szCs w:val="21"/>
        </w:rPr>
        <w:t>model</w:t>
      </w:r>
      <w:r w:rsidR="004F46DA" w:rsidRPr="00E84976">
        <w:rPr>
          <w:rFonts w:hint="eastAsia"/>
          <w:color w:val="000000" w:themeColor="text1"/>
          <w:szCs w:val="21"/>
        </w:rPr>
        <w:t>申明了本项目中的所有实体类、抽象类</w:t>
      </w:r>
      <w:r w:rsidRPr="00E84976">
        <w:rPr>
          <w:rFonts w:hint="eastAsia"/>
          <w:color w:val="000000" w:themeColor="text1"/>
          <w:szCs w:val="21"/>
        </w:rPr>
        <w:t>；</w:t>
      </w:r>
      <w:r w:rsidRPr="00E84976">
        <w:rPr>
          <w:rFonts w:hint="eastAsia"/>
          <w:color w:val="000000" w:themeColor="text1"/>
          <w:szCs w:val="21"/>
        </w:rPr>
        <w:t>service</w:t>
      </w:r>
      <w:r w:rsidR="004F46DA" w:rsidRPr="00E84976">
        <w:rPr>
          <w:rFonts w:hint="eastAsia"/>
          <w:color w:val="000000" w:themeColor="text1"/>
          <w:szCs w:val="21"/>
        </w:rPr>
        <w:t>是本项目的主要逻辑层，包含各种接口方法和其实例函数</w:t>
      </w:r>
      <w:r w:rsidRPr="00E84976">
        <w:rPr>
          <w:rFonts w:hint="eastAsia"/>
          <w:color w:val="000000" w:themeColor="text1"/>
          <w:szCs w:val="21"/>
        </w:rPr>
        <w:t>；</w:t>
      </w:r>
      <w:proofErr w:type="spellStart"/>
      <w:r w:rsidR="004F46DA" w:rsidRPr="00E84976">
        <w:rPr>
          <w:rFonts w:hint="eastAsia"/>
          <w:color w:val="000000" w:themeColor="text1"/>
          <w:szCs w:val="21"/>
        </w:rPr>
        <w:t>util</w:t>
      </w:r>
      <w:proofErr w:type="spellEnd"/>
      <w:r w:rsidR="004F46DA" w:rsidRPr="00E84976">
        <w:rPr>
          <w:rFonts w:hint="eastAsia"/>
          <w:color w:val="000000" w:themeColor="text1"/>
          <w:szCs w:val="21"/>
        </w:rPr>
        <w:t>主要进行</w:t>
      </w:r>
      <w:proofErr w:type="gramStart"/>
      <w:r w:rsidR="004F46DA" w:rsidRPr="00E84976">
        <w:rPr>
          <w:rFonts w:hint="eastAsia"/>
          <w:color w:val="000000" w:themeColor="text1"/>
          <w:szCs w:val="21"/>
        </w:rPr>
        <w:t>数据爬取模块</w:t>
      </w:r>
      <w:proofErr w:type="gramEnd"/>
      <w:r w:rsidR="004F46DA" w:rsidRPr="00E84976">
        <w:rPr>
          <w:rFonts w:hint="eastAsia"/>
          <w:color w:val="000000" w:themeColor="text1"/>
          <w:szCs w:val="21"/>
        </w:rPr>
        <w:t>的编写，解析网页、多线程高并发</w:t>
      </w:r>
      <w:proofErr w:type="gramStart"/>
      <w:r w:rsidR="004F46DA" w:rsidRPr="00E84976">
        <w:rPr>
          <w:rFonts w:hint="eastAsia"/>
          <w:color w:val="000000" w:themeColor="text1"/>
          <w:szCs w:val="21"/>
        </w:rPr>
        <w:t>进行爬取等</w:t>
      </w:r>
      <w:proofErr w:type="gramEnd"/>
      <w:r w:rsidR="004F46DA" w:rsidRPr="00E84976">
        <w:rPr>
          <w:rFonts w:hint="eastAsia"/>
          <w:color w:val="000000" w:themeColor="text1"/>
          <w:szCs w:val="21"/>
        </w:rPr>
        <w:t>操作。</w:t>
      </w:r>
      <w:r w:rsidRPr="00E84976">
        <w:rPr>
          <w:rFonts w:hint="eastAsia"/>
          <w:color w:val="000000" w:themeColor="text1"/>
          <w:szCs w:val="21"/>
        </w:rPr>
        <w:t>本项目后端</w:t>
      </w:r>
      <w:r w:rsidR="006B485D" w:rsidRPr="00E84976">
        <w:rPr>
          <w:color w:val="000000" w:themeColor="text1"/>
          <w:szCs w:val="21"/>
        </w:rPr>
        <w:t>核心代码</w:t>
      </w:r>
      <w:r w:rsidR="00E253BA" w:rsidRPr="00E84976">
        <w:rPr>
          <w:color w:val="000000" w:themeColor="text1"/>
          <w:szCs w:val="21"/>
        </w:rPr>
        <w:t>的文件</w:t>
      </w:r>
      <w:r w:rsidR="00FB3606" w:rsidRPr="00E84976">
        <w:rPr>
          <w:color w:val="000000" w:themeColor="text1"/>
          <w:szCs w:val="21"/>
        </w:rPr>
        <w:t>结构</w:t>
      </w:r>
      <w:r w:rsidR="006B485D" w:rsidRPr="00E84976">
        <w:rPr>
          <w:color w:val="000000" w:themeColor="text1"/>
          <w:szCs w:val="21"/>
        </w:rPr>
        <w:t>如图</w:t>
      </w:r>
      <w:r w:rsidR="00350DDC" w:rsidRPr="00E84976">
        <w:rPr>
          <w:rFonts w:hint="eastAsia"/>
          <w:color w:val="000000" w:themeColor="text1"/>
          <w:szCs w:val="21"/>
        </w:rPr>
        <w:t>5-</w:t>
      </w:r>
      <w:r w:rsidR="00D42AE7" w:rsidRPr="00E84976">
        <w:rPr>
          <w:color w:val="000000" w:themeColor="text1"/>
          <w:szCs w:val="21"/>
        </w:rPr>
        <w:t>6</w:t>
      </w:r>
      <w:r w:rsidR="00E253BA" w:rsidRPr="00E84976">
        <w:rPr>
          <w:color w:val="000000" w:themeColor="text1"/>
          <w:szCs w:val="21"/>
        </w:rPr>
        <w:t>所示。</w:t>
      </w:r>
    </w:p>
    <w:p w:rsidR="00E3714C" w:rsidRDefault="00CC4AB8" w:rsidP="00E3714C">
      <w:pPr>
        <w:jc w:val="center"/>
        <w:rPr>
          <w:rFonts w:ascii="宋体" w:hAnsi="宋体"/>
          <w:szCs w:val="21"/>
        </w:rPr>
      </w:pPr>
      <w:r>
        <w:rPr>
          <w:rFonts w:ascii="宋体" w:hAnsi="宋体"/>
          <w:noProof/>
          <w:szCs w:val="21"/>
        </w:rPr>
        <w:drawing>
          <wp:inline distT="0" distB="0" distL="0" distR="0" wp14:anchorId="4612014D" wp14:editId="3BC8B220">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1">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sz w:val="18"/>
          <w:szCs w:val="18"/>
        </w:rPr>
      </w:pPr>
      <w:r w:rsidRPr="00CC4AB8">
        <w:rPr>
          <w:sz w:val="18"/>
          <w:szCs w:val="18"/>
        </w:rPr>
        <w:t>图</w:t>
      </w:r>
      <w:r w:rsidR="00EA0E2C" w:rsidRPr="00CC4AB8">
        <w:rPr>
          <w:rFonts w:hint="eastAsia"/>
          <w:sz w:val="18"/>
          <w:szCs w:val="18"/>
        </w:rPr>
        <w:t>5-</w:t>
      </w:r>
      <w:r w:rsidR="00D42AE7">
        <w:rPr>
          <w:sz w:val="18"/>
          <w:szCs w:val="18"/>
        </w:rPr>
        <w:t>6</w:t>
      </w:r>
      <w:r w:rsidRPr="00CC4AB8">
        <w:rPr>
          <w:sz w:val="18"/>
          <w:szCs w:val="18"/>
        </w:rPr>
        <w:t xml:space="preserve"> </w:t>
      </w:r>
      <w:r w:rsidR="00107446" w:rsidRPr="00CC4AB8">
        <w:rPr>
          <w:sz w:val="18"/>
          <w:szCs w:val="18"/>
        </w:rPr>
        <w:t xml:space="preserve"> </w:t>
      </w:r>
      <w:r w:rsidR="00CF32A9">
        <w:rPr>
          <w:rFonts w:hint="eastAsia"/>
          <w:sz w:val="18"/>
          <w:szCs w:val="18"/>
        </w:rPr>
        <w:t>核心</w:t>
      </w:r>
      <w:r w:rsidR="00CC4AB8">
        <w:rPr>
          <w:rFonts w:hint="eastAsia"/>
          <w:sz w:val="18"/>
          <w:szCs w:val="18"/>
        </w:rPr>
        <w:t>代码</w:t>
      </w:r>
      <w:r w:rsidR="00CF32A9">
        <w:rPr>
          <w:rFonts w:hint="eastAsia"/>
          <w:sz w:val="18"/>
          <w:szCs w:val="18"/>
        </w:rPr>
        <w:t>目录</w:t>
      </w:r>
      <w:r w:rsidR="00CC4AB8">
        <w:rPr>
          <w:rFonts w:hint="eastAsia"/>
          <w:sz w:val="18"/>
          <w:szCs w:val="18"/>
        </w:rPr>
        <w:t>结构图</w:t>
      </w:r>
      <w:r w:rsidR="00CC4AB8">
        <w:rPr>
          <w:sz w:val="18"/>
          <w:szCs w:val="18"/>
        </w:rPr>
        <w:t>（</w:t>
      </w:r>
      <w:r w:rsidR="00CF32A9">
        <w:rPr>
          <w:rFonts w:hint="eastAsia"/>
          <w:sz w:val="18"/>
          <w:szCs w:val="18"/>
        </w:rPr>
        <w:t>后端</w:t>
      </w:r>
      <w:r w:rsidR="00CC4AB8">
        <w:rPr>
          <w:sz w:val="18"/>
          <w:szCs w:val="18"/>
        </w:rPr>
        <w:t>）</w:t>
      </w:r>
    </w:p>
    <w:p w:rsidR="006B485D" w:rsidRDefault="004F46DA" w:rsidP="00471174">
      <w:pPr>
        <w:spacing w:line="400" w:lineRule="exact"/>
        <w:ind w:firstLineChars="200" w:firstLine="420"/>
        <w:rPr>
          <w:szCs w:val="21"/>
        </w:rPr>
      </w:pPr>
      <w:r>
        <w:rPr>
          <w:rFonts w:hint="eastAsia"/>
          <w:szCs w:val="21"/>
        </w:rPr>
        <w:t>本项目的前端核心代码目录结构主要如图</w:t>
      </w:r>
      <w:r>
        <w:rPr>
          <w:rFonts w:hint="eastAsia"/>
          <w:szCs w:val="21"/>
        </w:rPr>
        <w:t>5-</w:t>
      </w:r>
      <w:r w:rsidR="00D42AE7">
        <w:rPr>
          <w:szCs w:val="21"/>
        </w:rPr>
        <w:t>7</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w:t>
      </w:r>
      <w:r w:rsidR="005F1DA2">
        <w:rPr>
          <w:rFonts w:hint="eastAsia"/>
          <w:szCs w:val="21"/>
        </w:rPr>
        <w:t>主要</w:t>
      </w:r>
      <w:r>
        <w:rPr>
          <w:rFonts w:hint="eastAsia"/>
          <w:szCs w:val="21"/>
        </w:rPr>
        <w:t>进行全局的</w:t>
      </w:r>
      <w:r>
        <w:rPr>
          <w:rFonts w:hint="eastAsia"/>
          <w:szCs w:val="21"/>
        </w:rPr>
        <w:t>IP</w:t>
      </w:r>
      <w:r w:rsidR="005F1DA2">
        <w:rPr>
          <w:rFonts w:hint="eastAsia"/>
          <w:szCs w:val="21"/>
        </w:rPr>
        <w:t>和</w:t>
      </w:r>
      <w:r w:rsidR="005F1DA2">
        <w:rPr>
          <w:rFonts w:hint="eastAsia"/>
          <w:szCs w:val="21"/>
        </w:rPr>
        <w:t>URL</w:t>
      </w:r>
      <w:r>
        <w:rPr>
          <w:rFonts w:hint="eastAsia"/>
          <w:szCs w:val="21"/>
        </w:rPr>
        <w:t>配置和</w:t>
      </w:r>
      <w:r w:rsidR="005F1DA2">
        <w:rPr>
          <w:rFonts w:hint="eastAsia"/>
          <w:szCs w:val="21"/>
        </w:rPr>
        <w:t>后端返回</w:t>
      </w:r>
      <w:r>
        <w:rPr>
          <w:rFonts w:hint="eastAsia"/>
          <w:szCs w:val="21"/>
        </w:rPr>
        <w:t>data</w:t>
      </w:r>
      <w:r>
        <w:rPr>
          <w:rFonts w:hint="eastAsia"/>
          <w:szCs w:val="21"/>
        </w:rPr>
        <w:t>数据格式</w:t>
      </w:r>
      <w:r w:rsidR="00054773">
        <w:rPr>
          <w:rFonts w:hint="eastAsia"/>
          <w:szCs w:val="21"/>
        </w:rPr>
        <w:t>的</w:t>
      </w:r>
      <w:r>
        <w:rPr>
          <w:rFonts w:hint="eastAsia"/>
          <w:szCs w:val="21"/>
        </w:rPr>
        <w:t>处理</w:t>
      </w:r>
      <w:r w:rsidR="006B485D" w:rsidRPr="00107446">
        <w:rPr>
          <w:szCs w:val="21"/>
        </w:rPr>
        <w:t>。</w:t>
      </w:r>
    </w:p>
    <w:p w:rsidR="00CF32A9" w:rsidRDefault="00CF32A9" w:rsidP="00CF32A9">
      <w:pPr>
        <w:jc w:val="center"/>
        <w:rPr>
          <w:rFonts w:ascii="宋体" w:hAnsi="宋体"/>
          <w:szCs w:val="21"/>
        </w:rPr>
      </w:pPr>
      <w:r>
        <w:rPr>
          <w:noProof/>
        </w:rPr>
        <w:lastRenderedPageBreak/>
        <w:drawing>
          <wp:inline distT="0" distB="0" distL="0" distR="0" wp14:anchorId="1D665696" wp14:editId="7A146D9D">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190" cy="3657143"/>
                    </a:xfrm>
                    <a:prstGeom prst="rect">
                      <a:avLst/>
                    </a:prstGeom>
                  </pic:spPr>
                </pic:pic>
              </a:graphicData>
            </a:graphic>
          </wp:inline>
        </w:drawing>
      </w:r>
    </w:p>
    <w:p w:rsidR="00CF32A9" w:rsidRPr="00CF32A9" w:rsidRDefault="00CF32A9" w:rsidP="00CF32A9">
      <w:pPr>
        <w:jc w:val="center"/>
        <w:rPr>
          <w:sz w:val="18"/>
          <w:szCs w:val="18"/>
        </w:rPr>
      </w:pPr>
      <w:r w:rsidRPr="00CC4AB8">
        <w:rPr>
          <w:sz w:val="18"/>
          <w:szCs w:val="18"/>
        </w:rPr>
        <w:t>图</w:t>
      </w:r>
      <w:r w:rsidRPr="00CC4AB8">
        <w:rPr>
          <w:rFonts w:hint="eastAsia"/>
          <w:sz w:val="18"/>
          <w:szCs w:val="18"/>
        </w:rPr>
        <w:t>5-</w:t>
      </w:r>
      <w:r w:rsidR="00D42AE7">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91791D" w:rsidRDefault="006B485D" w:rsidP="000C64CE">
      <w:pPr>
        <w:spacing w:before="60" w:after="60" w:line="400" w:lineRule="exact"/>
        <w:ind w:firstLineChars="200" w:firstLine="482"/>
        <w:outlineLvl w:val="1"/>
        <w:rPr>
          <w:rFonts w:ascii="黑体" w:eastAsia="黑体" w:hAnsi="黑体"/>
          <w:b/>
          <w:sz w:val="24"/>
        </w:rPr>
      </w:pPr>
      <w:bookmarkStart w:id="112" w:name="_Toc512950682"/>
      <w:bookmarkStart w:id="113" w:name="_Toc7032466"/>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00126AF6">
        <w:rPr>
          <w:rFonts w:ascii="黑体" w:eastAsia="黑体" w:hAnsi="黑体" w:hint="eastAsia"/>
          <w:b/>
          <w:sz w:val="24"/>
        </w:rPr>
        <w:t>项目</w:t>
      </w:r>
      <w:r w:rsidRPr="0043704B">
        <w:rPr>
          <w:rFonts w:ascii="黑体" w:eastAsia="黑体" w:hAnsi="黑体" w:hint="eastAsia"/>
          <w:b/>
          <w:sz w:val="24"/>
        </w:rPr>
        <w:t>命名规范</w:t>
      </w:r>
      <w:bookmarkEnd w:id="112"/>
      <w:bookmarkEnd w:id="113"/>
    </w:p>
    <w:p w:rsidR="00126AF6" w:rsidRPr="00126AF6" w:rsidRDefault="00126AF6" w:rsidP="00126AF6">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_Ref7000090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[22]</w:t>
      </w:r>
      <w:r w:rsidR="004D0345"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114" w:name="_Toc512950684"/>
      <w:bookmarkStart w:id="115" w:name="_Toc7032467"/>
      <w:r w:rsidRPr="008F41C0">
        <w:rPr>
          <w:rFonts w:ascii="黑体" w:eastAsia="黑体" w:hAnsi="黑体" w:hint="eastAsia"/>
          <w:b/>
          <w:sz w:val="24"/>
        </w:rPr>
        <w:t>5.</w:t>
      </w:r>
      <w:r w:rsidR="004261EB">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w:t>
      </w:r>
      <w:bookmarkEnd w:id="114"/>
      <w:r w:rsidR="00F41ABD">
        <w:rPr>
          <w:rFonts w:ascii="黑体" w:eastAsia="黑体" w:hAnsi="黑体" w:hint="eastAsia"/>
          <w:b/>
          <w:sz w:val="24"/>
        </w:rPr>
        <w:t>模块</w:t>
      </w:r>
      <w:bookmarkEnd w:id="115"/>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116" w:name="_Toc512950685"/>
      <w:bookmarkStart w:id="117" w:name="_Toc7032468"/>
      <w:r w:rsidRPr="00C5787A">
        <w:rPr>
          <w:rFonts w:ascii="黑体" w:eastAsia="黑体" w:hAnsi="黑体"/>
          <w:szCs w:val="21"/>
        </w:rPr>
        <w:t>5.</w:t>
      </w:r>
      <w:del w:id="118" w:author="陈文辉" w:date="2019-04-25T21:54:00Z">
        <w:r w:rsidRPr="00C5787A" w:rsidDel="00294D45">
          <w:rPr>
            <w:rFonts w:ascii="黑体" w:eastAsia="黑体" w:hAnsi="黑体"/>
            <w:szCs w:val="21"/>
          </w:rPr>
          <w:delText>6</w:delText>
        </w:r>
      </w:del>
      <w:ins w:id="119" w:author="陈文辉" w:date="2019-04-25T21:54:00Z">
        <w:r w:rsidR="00294D45">
          <w:rPr>
            <w:rFonts w:ascii="黑体" w:eastAsia="黑体" w:hAnsi="黑体" w:hint="eastAsia"/>
            <w:szCs w:val="21"/>
          </w:rPr>
          <w:t>5</w:t>
        </w:r>
      </w:ins>
      <w:r w:rsidRPr="00C5787A">
        <w:rPr>
          <w:rFonts w:ascii="黑体" w:eastAsia="黑体" w:hAnsi="黑体"/>
          <w:szCs w:val="21"/>
        </w:rPr>
        <w:t>.</w:t>
      </w:r>
      <w:r w:rsidR="000E15DB" w:rsidRPr="00C5787A">
        <w:rPr>
          <w:rFonts w:ascii="黑体" w:eastAsia="黑体" w:hAnsi="黑体" w:hint="eastAsia"/>
          <w:szCs w:val="21"/>
        </w:rPr>
        <w:t xml:space="preserve">1   </w:t>
      </w:r>
      <w:bookmarkEnd w:id="116"/>
      <w:r w:rsidR="004261EB">
        <w:rPr>
          <w:rFonts w:ascii="黑体" w:eastAsia="黑体" w:hAnsi="黑体" w:hint="eastAsia"/>
          <w:szCs w:val="21"/>
        </w:rPr>
        <w:t>登录界面</w:t>
      </w:r>
      <w:bookmarkEnd w:id="117"/>
      <w:ins w:id="120" w:author="陈文辉" w:date="2019-04-25T21:54:00Z">
        <w:r w:rsidR="00294D45">
          <w:rPr>
            <w:rFonts w:ascii="黑体" w:eastAsia="黑体" w:hAnsi="黑体" w:hint="eastAsia"/>
            <w:szCs w:val="21"/>
          </w:rPr>
          <w:t>（后续两个标题同）</w:t>
        </w:r>
        <w:r w:rsidR="00626BBC">
          <w:rPr>
            <w:rFonts w:ascii="黑体" w:eastAsia="黑体" w:hAnsi="黑体" w:hint="eastAsia"/>
            <w:szCs w:val="21"/>
          </w:rPr>
          <w:t>，更新目录</w:t>
        </w:r>
      </w:ins>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D42AE7">
        <w:rPr>
          <w:szCs w:val="21"/>
        </w:rPr>
        <w:t>8</w:t>
      </w:r>
      <w:r w:rsidR="008C1463" w:rsidRPr="00107446">
        <w:rPr>
          <w:szCs w:val="21"/>
        </w:rPr>
        <w:t>所示。</w:t>
      </w:r>
    </w:p>
    <w:p w:rsidR="004261EB" w:rsidRDefault="004261EB" w:rsidP="004261EB">
      <w:pPr>
        <w:jc w:val="center"/>
        <w:rPr>
          <w:b/>
          <w:sz w:val="28"/>
          <w:szCs w:val="28"/>
        </w:rPr>
      </w:pPr>
      <w:r>
        <w:rPr>
          <w:b/>
          <w:noProof/>
          <w:sz w:val="28"/>
          <w:szCs w:val="28"/>
        </w:rPr>
        <w:lastRenderedPageBreak/>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D42AE7">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121" w:name="_Toc7032469"/>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121"/>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D42AE7">
        <w:rPr>
          <w:szCs w:val="21"/>
        </w:rPr>
        <w:t>9</w:t>
      </w:r>
      <w:r w:rsidR="007B2F25" w:rsidRPr="00107446">
        <w:rPr>
          <w:szCs w:val="21"/>
        </w:rPr>
        <w:t>所示。</w:t>
      </w:r>
    </w:p>
    <w:p w:rsidR="007B2F25" w:rsidRDefault="008C1463" w:rsidP="008F41C0">
      <w:pPr>
        <w:jc w:val="center"/>
        <w:rPr>
          <w:szCs w:val="21"/>
        </w:rPr>
      </w:pPr>
      <w:r>
        <w:rPr>
          <w:noProof/>
          <w:szCs w:val="21"/>
        </w:rPr>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4">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D42AE7">
        <w:rPr>
          <w:sz w:val="18"/>
          <w:szCs w:val="18"/>
        </w:rPr>
        <w:t>9</w:t>
      </w:r>
      <w:r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122" w:name="_Toc7032470"/>
      <w:r w:rsidRPr="00C5787A">
        <w:rPr>
          <w:rFonts w:ascii="黑体" w:eastAsia="黑体" w:hAnsi="黑体"/>
          <w:szCs w:val="21"/>
        </w:rPr>
        <w:lastRenderedPageBreak/>
        <w:t>5.6.</w:t>
      </w:r>
      <w:r>
        <w:rPr>
          <w:rFonts w:ascii="黑体" w:eastAsia="黑体" w:hAnsi="黑体"/>
          <w:szCs w:val="21"/>
        </w:rPr>
        <w:t xml:space="preserve">3   </w:t>
      </w:r>
      <w:r>
        <w:rPr>
          <w:rFonts w:ascii="黑体" w:eastAsia="黑体" w:hAnsi="黑体" w:hint="eastAsia"/>
          <w:szCs w:val="21"/>
        </w:rPr>
        <w:t>导航栏</w:t>
      </w:r>
      <w:bookmarkEnd w:id="122"/>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D42AE7">
        <w:rPr>
          <w:szCs w:val="21"/>
        </w:rPr>
        <w:t>10</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5">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D42AE7">
        <w:rPr>
          <w:rFonts w:hint="eastAsia"/>
          <w:sz w:val="18"/>
          <w:szCs w:val="18"/>
        </w:rPr>
        <w:t>1</w:t>
      </w:r>
      <w:r w:rsidR="00D42AE7">
        <w:rPr>
          <w:sz w:val="18"/>
          <w:szCs w:val="18"/>
        </w:rPr>
        <w:t>0</w:t>
      </w:r>
      <w:r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123" w:name="_Toc512950686"/>
      <w:bookmarkStart w:id="124" w:name="_Toc7032471"/>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bookmarkEnd w:id="123"/>
      <w:r w:rsidR="007F6221">
        <w:rPr>
          <w:rFonts w:ascii="黑体" w:eastAsia="黑体" w:hAnsi="黑体" w:hint="eastAsia"/>
          <w:b/>
          <w:sz w:val="24"/>
        </w:rPr>
        <w:t>首页模块</w:t>
      </w:r>
      <w:bookmarkEnd w:id="124"/>
      <w:ins w:id="125" w:author="陈文辉" w:date="2019-04-25T21:55:00Z">
        <w:r w:rsidR="00D37612">
          <w:rPr>
            <w:rFonts w:ascii="黑体" w:eastAsia="黑体" w:hAnsi="黑体" w:hint="eastAsia"/>
            <w:b/>
            <w:sz w:val="24"/>
          </w:rPr>
          <w:t>（此级标题5.7；5.8；5.9都需要提前一个，内部小标题修改）</w:t>
        </w:r>
      </w:ins>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5-1</w:t>
      </w:r>
      <w:r w:rsidR="00134579">
        <w:rPr>
          <w:szCs w:val="21"/>
        </w:rPr>
        <w:t>1</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w:t>
      </w:r>
      <w:r w:rsidR="00134579">
        <w:rPr>
          <w:sz w:val="18"/>
          <w:szCs w:val="18"/>
        </w:rPr>
        <w:t>1</w:t>
      </w:r>
      <w:r w:rsidRPr="00107446">
        <w:rPr>
          <w:sz w:val="18"/>
          <w:szCs w:val="18"/>
        </w:rPr>
        <w:t xml:space="preserve"> </w:t>
      </w:r>
      <w:r w:rsidR="00107446"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126" w:name="_Toc7032472"/>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126"/>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w:t>
      </w:r>
      <w:r>
        <w:rPr>
          <w:rFonts w:hint="eastAsia"/>
          <w:szCs w:val="21"/>
        </w:rPr>
        <w:lastRenderedPageBreak/>
        <w:t>模块</w:t>
      </w:r>
      <w:r w:rsidR="007B2F25" w:rsidRPr="00107446">
        <w:rPr>
          <w:szCs w:val="21"/>
        </w:rPr>
        <w:t>如图</w:t>
      </w:r>
      <w:r w:rsidR="00350DDC">
        <w:rPr>
          <w:rFonts w:hint="eastAsia"/>
          <w:szCs w:val="21"/>
        </w:rPr>
        <w:t>5-1</w:t>
      </w:r>
      <w:r>
        <w:rPr>
          <w:szCs w:val="21"/>
        </w:rPr>
        <w:t>2</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5-1</w:t>
      </w:r>
      <w:r w:rsidR="00134579">
        <w:rPr>
          <w:sz w:val="18"/>
          <w:szCs w:val="18"/>
        </w:rPr>
        <w:t>2</w:t>
      </w:r>
      <w:r w:rsidR="00107446" w:rsidRPr="00107446">
        <w:rPr>
          <w:sz w:val="18"/>
          <w:szCs w:val="18"/>
        </w:rPr>
        <w:t xml:space="preserve"> </w:t>
      </w:r>
      <w:r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127" w:name="_Toc7032473"/>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127"/>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C7498">
        <w:rPr>
          <w:szCs w:val="21"/>
        </w:rPr>
        <w:t>13</w:t>
      </w:r>
      <w:r w:rsidR="000C7498">
        <w:rPr>
          <w:rFonts w:hint="eastAsia"/>
          <w:szCs w:val="21"/>
        </w:rPr>
        <w:t>。</w:t>
      </w:r>
    </w:p>
    <w:p w:rsidR="006B485D" w:rsidRPr="00F23813" w:rsidRDefault="00F23813" w:rsidP="00F23813">
      <w:pPr>
        <w:jc w:val="center"/>
        <w:rPr>
          <w:szCs w:val="21"/>
        </w:rPr>
      </w:pPr>
      <w:r>
        <w:rPr>
          <w:noProof/>
        </w:rPr>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5-1</w:t>
      </w:r>
      <w:r w:rsidR="000C7498">
        <w:rPr>
          <w:sz w:val="18"/>
          <w:szCs w:val="18"/>
        </w:rPr>
        <w:t>3</w:t>
      </w:r>
      <w:r w:rsidRPr="00107446">
        <w:rPr>
          <w:sz w:val="18"/>
          <w:szCs w:val="18"/>
        </w:rPr>
        <w:t xml:space="preserve"> </w:t>
      </w:r>
      <w:r w:rsidR="00107446">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128" w:name="_Toc7032474"/>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128"/>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5-1</w:t>
      </w:r>
      <w:r>
        <w:rPr>
          <w:szCs w:val="21"/>
        </w:rPr>
        <w:t>4</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lastRenderedPageBreak/>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9">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5-1</w:t>
      </w:r>
      <w:r w:rsidR="000C7498">
        <w:rPr>
          <w:sz w:val="18"/>
          <w:szCs w:val="18"/>
        </w:rPr>
        <w:t>4</w:t>
      </w:r>
      <w:r w:rsidRPr="00107446">
        <w:rPr>
          <w:sz w:val="18"/>
          <w:szCs w:val="18"/>
        </w:rPr>
        <w:t xml:space="preserve"> </w:t>
      </w:r>
      <w:r w:rsidR="00107446"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129" w:name="_Toc7032475"/>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061553">
        <w:rPr>
          <w:rFonts w:ascii="黑体" w:eastAsia="黑体" w:hAnsi="黑体" w:hint="eastAsia"/>
          <w:b/>
          <w:sz w:val="24"/>
        </w:rPr>
        <w:t>产品价格详情模块</w:t>
      </w:r>
      <w:bookmarkEnd w:id="129"/>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Pr="00E84976">
        <w:rPr>
          <w:color w:val="000000" w:themeColor="text1"/>
          <w:szCs w:val="21"/>
        </w:rPr>
        <w:t>15</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C7498">
        <w:rPr>
          <w:sz w:val="18"/>
          <w:szCs w:val="18"/>
        </w:rPr>
        <w:t>15</w:t>
      </w:r>
      <w:r w:rsidRPr="00107446">
        <w:rPr>
          <w:sz w:val="18"/>
          <w:szCs w:val="18"/>
        </w:rPr>
        <w:t xml:space="preserve"> </w:t>
      </w:r>
      <w:r w:rsidR="00107446">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130" w:name="_Toc7032476"/>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130"/>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327AE0" w:rsidRPr="00E84976">
        <w:rPr>
          <w:color w:val="000000" w:themeColor="text1"/>
          <w:szCs w:val="21"/>
        </w:rPr>
        <w:t>16</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lastRenderedPageBreak/>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16</w:t>
      </w:r>
      <w:r w:rsidR="00107446" w:rsidRPr="00107446">
        <w:rPr>
          <w:sz w:val="18"/>
          <w:szCs w:val="18"/>
        </w:rPr>
        <w:t xml:space="preserve"> </w:t>
      </w:r>
      <w:r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131" w:name="_Toc7032477"/>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132" w:name="_Hlk6946823"/>
      <w:r w:rsidR="00061553">
        <w:rPr>
          <w:rFonts w:ascii="黑体" w:eastAsia="黑体" w:hAnsi="黑体" w:hint="eastAsia"/>
          <w:szCs w:val="21"/>
        </w:rPr>
        <w:t>价格比较图</w:t>
      </w:r>
      <w:bookmarkEnd w:id="131"/>
      <w:bookmarkEnd w:id="132"/>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Pr="00E84976">
        <w:rPr>
          <w:color w:val="000000" w:themeColor="text1"/>
          <w:szCs w:val="21"/>
        </w:rPr>
        <w:t>17</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17</w:t>
      </w:r>
      <w:r w:rsidRPr="00107446">
        <w:rPr>
          <w:sz w:val="18"/>
          <w:szCs w:val="18"/>
        </w:rPr>
        <w:t xml:space="preserve"> </w:t>
      </w:r>
      <w:r w:rsidR="00107446"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133" w:name="_Toc7032478"/>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133"/>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Pr="00E84976">
        <w:rPr>
          <w:color w:val="000000" w:themeColor="text1"/>
          <w:szCs w:val="21"/>
        </w:rPr>
        <w:t>18</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lastRenderedPageBreak/>
        <w:t>图</w:t>
      </w:r>
      <w:r w:rsidR="00EA0E2C">
        <w:rPr>
          <w:rFonts w:hint="eastAsia"/>
          <w:sz w:val="18"/>
          <w:szCs w:val="18"/>
        </w:rPr>
        <w:t>5-</w:t>
      </w:r>
      <w:r w:rsidR="00327AE0">
        <w:rPr>
          <w:sz w:val="18"/>
          <w:szCs w:val="18"/>
        </w:rPr>
        <w:t>18</w:t>
      </w:r>
      <w:r w:rsidRPr="00107446">
        <w:rPr>
          <w:sz w:val="18"/>
          <w:szCs w:val="18"/>
        </w:rPr>
        <w:t xml:space="preserve"> </w:t>
      </w:r>
      <w:r w:rsidR="00107446"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134" w:name="_Toc512950687"/>
      <w:bookmarkStart w:id="135" w:name="_Toc703247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bookmarkEnd w:id="134"/>
      <w:r w:rsidR="00061553">
        <w:rPr>
          <w:rFonts w:ascii="黑体" w:eastAsia="黑体" w:hAnsi="黑体" w:hint="eastAsia"/>
          <w:b/>
          <w:sz w:val="24"/>
        </w:rPr>
        <w:t>未来数据预测模块</w:t>
      </w:r>
      <w:bookmarkEnd w:id="135"/>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Pr="00E84976">
        <w:rPr>
          <w:color w:val="000000" w:themeColor="text1"/>
          <w:szCs w:val="21"/>
        </w:rPr>
        <w:t>19</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136" w:name="_Toc512950688"/>
      <w:r>
        <w:rPr>
          <w:b/>
          <w:noProof/>
          <w:sz w:val="28"/>
          <w:szCs w:val="28"/>
        </w:rPr>
        <w:drawing>
          <wp:inline distT="0" distB="0" distL="0" distR="0" wp14:anchorId="30B4C7D5" wp14:editId="2262F2FF">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19</w:t>
      </w:r>
      <w:r w:rsidRPr="00107446">
        <w:rPr>
          <w:sz w:val="18"/>
          <w:szCs w:val="18"/>
        </w:rPr>
        <w:t xml:space="preserve"> </w:t>
      </w:r>
      <w:r w:rsidR="00107446"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137" w:name="_Toc703248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136"/>
      <w:r w:rsidR="00061553">
        <w:rPr>
          <w:rFonts w:ascii="黑体" w:eastAsia="黑体" w:hAnsi="黑体" w:hint="eastAsia"/>
          <w:szCs w:val="21"/>
        </w:rPr>
        <w:t>树状索引搜索查询</w:t>
      </w:r>
      <w:bookmarkEnd w:id="137"/>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Pr="00E84976">
        <w:rPr>
          <w:color w:val="000000" w:themeColor="text1"/>
          <w:szCs w:val="21"/>
        </w:rPr>
        <w:t>20</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138"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5">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2F6FDD">
        <w:rPr>
          <w:sz w:val="18"/>
          <w:szCs w:val="18"/>
        </w:rPr>
        <w:t>20</w:t>
      </w:r>
      <w:r w:rsidR="00107446" w:rsidRPr="00107446">
        <w:rPr>
          <w:sz w:val="18"/>
          <w:szCs w:val="18"/>
        </w:rPr>
        <w:t xml:space="preserve"> </w:t>
      </w:r>
      <w:r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Pr="00F859D1">
        <w:rPr>
          <w:color w:val="000000" w:themeColor="text1"/>
          <w:szCs w:val="21"/>
        </w:rPr>
        <w:t>21</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lastRenderedPageBreak/>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6">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2F6FDD">
        <w:rPr>
          <w:sz w:val="18"/>
          <w:szCs w:val="18"/>
        </w:rPr>
        <w:t>21</w:t>
      </w:r>
      <w:r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Pr="00F859D1">
        <w:rPr>
          <w:color w:val="000000" w:themeColor="text1"/>
          <w:szCs w:val="21"/>
        </w:rPr>
        <w:t>22</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7">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2F6FDD">
        <w:rPr>
          <w:sz w:val="18"/>
          <w:szCs w:val="18"/>
        </w:rPr>
        <w:t xml:space="preserve">22 </w:t>
      </w:r>
      <w:r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39" w:name="_Toc703248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38"/>
      <w:r w:rsidR="00061553">
        <w:rPr>
          <w:rFonts w:ascii="黑体" w:eastAsia="黑体" w:hAnsi="黑体" w:hint="eastAsia"/>
          <w:szCs w:val="21"/>
        </w:rPr>
        <w:t>历史价格</w:t>
      </w:r>
      <w:r w:rsidR="00A62855">
        <w:rPr>
          <w:rFonts w:ascii="黑体" w:eastAsia="黑体" w:hAnsi="黑体" w:hint="eastAsia"/>
          <w:szCs w:val="21"/>
        </w:rPr>
        <w:t>走势</w:t>
      </w:r>
      <w:r w:rsidR="00061553">
        <w:rPr>
          <w:rFonts w:ascii="黑体" w:eastAsia="黑体" w:hAnsi="黑体" w:hint="eastAsia"/>
          <w:szCs w:val="21"/>
        </w:rPr>
        <w:t>与未来</w:t>
      </w:r>
      <w:r w:rsidR="00A62855">
        <w:rPr>
          <w:rFonts w:ascii="黑体" w:eastAsia="黑体" w:hAnsi="黑体" w:hint="eastAsia"/>
          <w:szCs w:val="21"/>
        </w:rPr>
        <w:t>趋势</w:t>
      </w:r>
      <w:r w:rsidR="00061553">
        <w:rPr>
          <w:rFonts w:ascii="黑体" w:eastAsia="黑体" w:hAnsi="黑体" w:hint="eastAsia"/>
          <w:szCs w:val="21"/>
        </w:rPr>
        <w:t>预测</w:t>
      </w:r>
      <w:bookmarkEnd w:id="139"/>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38661E" w:rsidRPr="00F859D1">
        <w:rPr>
          <w:color w:val="000000" w:themeColor="text1"/>
          <w:szCs w:val="21"/>
        </w:rPr>
        <w:t>23</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lastRenderedPageBreak/>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E43B7F">
        <w:rPr>
          <w:sz w:val="18"/>
          <w:szCs w:val="18"/>
        </w:rPr>
        <w:t>23</w:t>
      </w:r>
      <w:r w:rsidRPr="00107446">
        <w:rPr>
          <w:sz w:val="18"/>
          <w:szCs w:val="18"/>
        </w:rPr>
        <w:t xml:space="preserve"> </w:t>
      </w:r>
      <w:r w:rsidR="00107446"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40" w:name="_Toc7032482"/>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40"/>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Pr>
          <w:szCs w:val="21"/>
        </w:rPr>
        <w:t>24</w:t>
      </w:r>
      <w:r w:rsidR="00A62855" w:rsidRPr="00107446">
        <w:rPr>
          <w:szCs w:val="21"/>
        </w:rPr>
        <w:t>所示。</w:t>
      </w:r>
    </w:p>
    <w:p w:rsidR="00A62855" w:rsidRDefault="005E1B81" w:rsidP="00A62855">
      <w:pPr>
        <w:jc w:val="center"/>
        <w:rPr>
          <w:b/>
          <w:sz w:val="28"/>
          <w:szCs w:val="28"/>
        </w:rPr>
      </w:pPr>
      <w:r>
        <w:rPr>
          <w:b/>
          <w:noProof/>
          <w:sz w:val="28"/>
          <w:szCs w:val="28"/>
        </w:rPr>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24</w:t>
      </w:r>
      <w:r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41" w:name="_Toc7032483"/>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41"/>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Pr="00F859D1">
        <w:rPr>
          <w:color w:val="000000" w:themeColor="text1"/>
          <w:szCs w:val="21"/>
        </w:rPr>
        <w:t>25</w:t>
      </w:r>
      <w:r w:rsidR="00A62855" w:rsidRPr="00F859D1">
        <w:rPr>
          <w:color w:val="000000" w:themeColor="text1"/>
          <w:szCs w:val="21"/>
        </w:rPr>
        <w:t>所示。</w:t>
      </w:r>
    </w:p>
    <w:p w:rsidR="00A62855" w:rsidRDefault="005E1B81" w:rsidP="00A62855">
      <w:pPr>
        <w:jc w:val="center"/>
        <w:rPr>
          <w:b/>
          <w:sz w:val="28"/>
          <w:szCs w:val="28"/>
        </w:rPr>
      </w:pPr>
      <w:r>
        <w:rPr>
          <w:noProof/>
        </w:rPr>
        <w:lastRenderedPageBreak/>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25</w:t>
      </w:r>
      <w:r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42" w:name="_Toc7032484"/>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42"/>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Pr="00F859D1">
        <w:rPr>
          <w:color w:val="000000" w:themeColor="text1"/>
          <w:szCs w:val="21"/>
        </w:rPr>
        <w:t>26</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8661E">
        <w:rPr>
          <w:sz w:val="18"/>
          <w:szCs w:val="18"/>
        </w:rPr>
        <w:t>26</w:t>
      </w:r>
      <w:r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43" w:name="_Toc7032485"/>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43"/>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44" w:name="_Toc7032486"/>
      <w:bookmarkStart w:id="145" w:name="_Hlk6956838"/>
      <w:r w:rsidRPr="00EB6754">
        <w:rPr>
          <w:rFonts w:ascii="楷体" w:eastAsia="楷体" w:hAnsi="楷体" w:hint="eastAsia"/>
          <w:b/>
          <w:sz w:val="28"/>
          <w:szCs w:val="28"/>
        </w:rPr>
        <w:lastRenderedPageBreak/>
        <w:t>参考文献</w:t>
      </w:r>
      <w:bookmarkEnd w:id="144"/>
    </w:p>
    <w:p w:rsidR="00D407A5" w:rsidRPr="008B333D" w:rsidRDefault="00D407A5" w:rsidP="008B333D">
      <w:pPr>
        <w:pStyle w:val="a6"/>
        <w:numPr>
          <w:ilvl w:val="0"/>
          <w:numId w:val="4"/>
        </w:numPr>
        <w:ind w:firstLineChars="0"/>
        <w:rPr>
          <w:szCs w:val="21"/>
        </w:rPr>
      </w:pPr>
      <w:bookmarkStart w:id="146" w:name="_Ref6999536"/>
      <w:bookmarkEnd w:id="145"/>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46"/>
    </w:p>
    <w:p w:rsidR="00D407A5" w:rsidRPr="008B333D" w:rsidRDefault="00D407A5" w:rsidP="008B333D">
      <w:pPr>
        <w:pStyle w:val="a6"/>
        <w:numPr>
          <w:ilvl w:val="0"/>
          <w:numId w:val="4"/>
        </w:numPr>
        <w:ind w:firstLineChars="0"/>
        <w:rPr>
          <w:szCs w:val="21"/>
        </w:rPr>
      </w:pPr>
      <w:bookmarkStart w:id="147" w:name="_Ref6999752"/>
      <w:r w:rsidRPr="008B333D">
        <w:rPr>
          <w:rFonts w:hint="eastAsia"/>
          <w:szCs w:val="21"/>
        </w:rPr>
        <w:t>佚名</w:t>
      </w:r>
      <w:r w:rsidRPr="008B333D">
        <w:rPr>
          <w:rFonts w:hint="eastAsia"/>
          <w:szCs w:val="21"/>
        </w:rPr>
        <w:t>. Web Component</w:t>
      </w:r>
      <w:r w:rsidRPr="008B333D">
        <w:rPr>
          <w:rFonts w:hint="eastAsia"/>
          <w:szCs w:val="21"/>
        </w:rPr>
        <w:t>实战</w:t>
      </w:r>
      <w:r w:rsidRPr="008B333D">
        <w:rPr>
          <w:rFonts w:hint="eastAsia"/>
          <w:szCs w:val="21"/>
        </w:rPr>
        <w:t>:</w:t>
      </w:r>
      <w:r w:rsidRPr="008B333D">
        <w:rPr>
          <w:rFonts w:hint="eastAsia"/>
          <w:szCs w:val="21"/>
        </w:rPr>
        <w:t>探索</w:t>
      </w:r>
      <w:proofErr w:type="spellStart"/>
      <w:r w:rsidRPr="008B333D">
        <w:rPr>
          <w:rFonts w:hint="eastAsia"/>
          <w:szCs w:val="21"/>
        </w:rPr>
        <w:t>PolymerJS</w:t>
      </w:r>
      <w:proofErr w:type="spellEnd"/>
      <w:r w:rsidRPr="008B333D">
        <w:rPr>
          <w:rFonts w:hint="eastAsia"/>
          <w:szCs w:val="21"/>
        </w:rPr>
        <w:t>、</w:t>
      </w:r>
      <w:r w:rsidRPr="008B333D">
        <w:rPr>
          <w:rFonts w:hint="eastAsia"/>
          <w:szCs w:val="21"/>
        </w:rPr>
        <w:t>Mozilla Brick</w:t>
      </w:r>
      <w:r w:rsidRPr="008B333D">
        <w:rPr>
          <w:rFonts w:hint="eastAsia"/>
          <w:szCs w:val="21"/>
        </w:rPr>
        <w:t>、</w:t>
      </w:r>
      <w:r w:rsidRPr="008B333D">
        <w:rPr>
          <w:rFonts w:hint="eastAsia"/>
          <w:szCs w:val="21"/>
        </w:rPr>
        <w:t>Bosonic</w:t>
      </w:r>
      <w:r w:rsidRPr="008B333D">
        <w:rPr>
          <w:rFonts w:hint="eastAsia"/>
          <w:szCs w:val="21"/>
        </w:rPr>
        <w:t>与</w:t>
      </w:r>
      <w:r w:rsidRPr="008B333D">
        <w:rPr>
          <w:rFonts w:hint="eastAsia"/>
          <w:szCs w:val="21"/>
        </w:rPr>
        <w:t>ReactJS</w:t>
      </w:r>
      <w:r w:rsidRPr="008B333D">
        <w:rPr>
          <w:rFonts w:hint="eastAsia"/>
          <w:szCs w:val="21"/>
        </w:rPr>
        <w:t>框架</w:t>
      </w:r>
      <w:r w:rsidRPr="008B333D">
        <w:rPr>
          <w:rFonts w:hint="eastAsia"/>
          <w:szCs w:val="21"/>
        </w:rPr>
        <w:t>[M]. 2015</w:t>
      </w:r>
      <w:r w:rsidRPr="008B333D">
        <w:rPr>
          <w:rFonts w:hint="eastAsia"/>
          <w:szCs w:val="21"/>
        </w:rPr>
        <w:t>：</w:t>
      </w:r>
      <w:r w:rsidRPr="008B333D">
        <w:rPr>
          <w:rFonts w:hint="eastAsia"/>
          <w:szCs w:val="21"/>
        </w:rPr>
        <w:t>3</w:t>
      </w:r>
      <w:r w:rsidRPr="008B333D">
        <w:rPr>
          <w:szCs w:val="21"/>
        </w:rPr>
        <w:t>2</w:t>
      </w:r>
      <w:r w:rsidRPr="008B333D">
        <w:rPr>
          <w:rFonts w:hint="eastAsia"/>
          <w:szCs w:val="21"/>
        </w:rPr>
        <w:t>-</w:t>
      </w:r>
      <w:r w:rsidRPr="008B333D">
        <w:rPr>
          <w:szCs w:val="21"/>
        </w:rPr>
        <w:t>72.</w:t>
      </w:r>
      <w:bookmarkEnd w:id="147"/>
    </w:p>
    <w:p w:rsidR="00D407A5" w:rsidRPr="008B333D" w:rsidRDefault="00D407A5" w:rsidP="008B333D">
      <w:pPr>
        <w:pStyle w:val="a6"/>
        <w:numPr>
          <w:ilvl w:val="0"/>
          <w:numId w:val="4"/>
        </w:numPr>
        <w:ind w:firstLineChars="0"/>
        <w:rPr>
          <w:szCs w:val="21"/>
        </w:rPr>
      </w:pPr>
      <w:bookmarkStart w:id="148"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bookmarkEnd w:id="148"/>
    </w:p>
    <w:p w:rsidR="00D407A5" w:rsidRDefault="00D407A5" w:rsidP="008B333D">
      <w:pPr>
        <w:pStyle w:val="a6"/>
        <w:numPr>
          <w:ilvl w:val="0"/>
          <w:numId w:val="4"/>
        </w:numPr>
        <w:ind w:firstLineChars="0"/>
        <w:rPr>
          <w:szCs w:val="21"/>
        </w:rPr>
      </w:pPr>
      <w:bookmarkStart w:id="149"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49"/>
    </w:p>
    <w:p w:rsidR="00EA2CDF" w:rsidRPr="008B333D" w:rsidRDefault="00EA2CDF" w:rsidP="008B333D">
      <w:pPr>
        <w:pStyle w:val="a6"/>
        <w:numPr>
          <w:ilvl w:val="0"/>
          <w:numId w:val="4"/>
        </w:numPr>
        <w:ind w:firstLineChars="0"/>
        <w:rPr>
          <w:szCs w:val="21"/>
        </w:rPr>
      </w:pPr>
      <w:bookmarkStart w:id="150" w:name="_Ref7001104"/>
      <w:r w:rsidRPr="00AD0D80">
        <w:rPr>
          <w:szCs w:val="21"/>
        </w:rPr>
        <w:t>Lapsley I. THE NPM AGENDA: BACK TO THE FUTURE[J]. Financial Accountability &amp; Management, 2010, 24(1):77-96.</w:t>
      </w:r>
      <w:bookmarkEnd w:id="150"/>
    </w:p>
    <w:p w:rsidR="00D407A5" w:rsidRDefault="00D407A5" w:rsidP="008B333D">
      <w:pPr>
        <w:pStyle w:val="a6"/>
        <w:numPr>
          <w:ilvl w:val="0"/>
          <w:numId w:val="4"/>
        </w:numPr>
        <w:ind w:firstLineChars="0"/>
        <w:rPr>
          <w:szCs w:val="21"/>
        </w:rPr>
      </w:pPr>
      <w:bookmarkStart w:id="151"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51"/>
    </w:p>
    <w:p w:rsidR="00AD0D80" w:rsidRPr="008B333D" w:rsidRDefault="00AD0D80" w:rsidP="008B333D">
      <w:pPr>
        <w:pStyle w:val="a6"/>
        <w:numPr>
          <w:ilvl w:val="0"/>
          <w:numId w:val="4"/>
        </w:numPr>
        <w:ind w:firstLineChars="0"/>
        <w:rPr>
          <w:szCs w:val="21"/>
        </w:rPr>
      </w:pPr>
      <w:bookmarkStart w:id="152" w:name="_Ref7001412"/>
      <w:r w:rsidRPr="00AD0D80">
        <w:rPr>
          <w:szCs w:val="21"/>
        </w:rPr>
        <w:t xml:space="preserve">Mitchell J G, Gibbons J, Hamilton G, et al. An Overview of the Spring System.[C]// </w:t>
      </w:r>
      <w:proofErr w:type="spellStart"/>
      <w:r w:rsidRPr="00AD0D80">
        <w:rPr>
          <w:szCs w:val="21"/>
        </w:rPr>
        <w:t>Compcon</w:t>
      </w:r>
      <w:proofErr w:type="spellEnd"/>
      <w:r w:rsidRPr="00AD0D80">
        <w:rPr>
          <w:szCs w:val="21"/>
        </w:rPr>
        <w:t xml:space="preserve"> Spring 94, Digest of Papers. 2002.</w:t>
      </w:r>
      <w:bookmarkEnd w:id="152"/>
    </w:p>
    <w:p w:rsidR="00D407A5" w:rsidRDefault="00D407A5" w:rsidP="008B333D">
      <w:pPr>
        <w:pStyle w:val="a6"/>
        <w:numPr>
          <w:ilvl w:val="0"/>
          <w:numId w:val="4"/>
        </w:numPr>
        <w:ind w:firstLineChars="0"/>
        <w:rPr>
          <w:szCs w:val="21"/>
        </w:rPr>
      </w:pPr>
      <w:bookmarkStart w:id="153"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Pr="008B333D">
        <w:rPr>
          <w:szCs w:val="21"/>
        </w:rPr>
        <w:t>：</w:t>
      </w:r>
      <w:r w:rsidRPr="008B333D">
        <w:rPr>
          <w:rFonts w:hint="eastAsia"/>
          <w:szCs w:val="21"/>
        </w:rPr>
        <w:t>4</w:t>
      </w:r>
      <w:r w:rsidRPr="008B333D">
        <w:rPr>
          <w:szCs w:val="21"/>
        </w:rPr>
        <w:t>57-479</w:t>
      </w:r>
      <w:r w:rsidRPr="008B333D">
        <w:rPr>
          <w:rFonts w:hint="eastAsia"/>
          <w:szCs w:val="21"/>
        </w:rPr>
        <w:t>.</w:t>
      </w:r>
      <w:bookmarkEnd w:id="153"/>
    </w:p>
    <w:p w:rsidR="00AD0D80" w:rsidRPr="00AD0D80" w:rsidRDefault="00AD0D80" w:rsidP="008B333D">
      <w:pPr>
        <w:pStyle w:val="a6"/>
        <w:numPr>
          <w:ilvl w:val="0"/>
          <w:numId w:val="4"/>
        </w:numPr>
        <w:ind w:firstLineChars="0"/>
        <w:rPr>
          <w:szCs w:val="21"/>
        </w:rPr>
      </w:pPr>
      <w:bookmarkStart w:id="154"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54"/>
    </w:p>
    <w:p w:rsidR="00AD0D80" w:rsidRPr="00AD0D80" w:rsidRDefault="00AD0D80" w:rsidP="008B333D">
      <w:pPr>
        <w:pStyle w:val="a6"/>
        <w:numPr>
          <w:ilvl w:val="0"/>
          <w:numId w:val="4"/>
        </w:numPr>
        <w:ind w:firstLineChars="0"/>
        <w:rPr>
          <w:szCs w:val="21"/>
        </w:rPr>
      </w:pPr>
      <w:bookmarkStart w:id="155"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55"/>
    </w:p>
    <w:p w:rsidR="00D407A5" w:rsidRPr="00AD0D80" w:rsidRDefault="00D407A5" w:rsidP="008B333D">
      <w:pPr>
        <w:pStyle w:val="a6"/>
        <w:numPr>
          <w:ilvl w:val="0"/>
          <w:numId w:val="4"/>
        </w:numPr>
        <w:ind w:firstLineChars="0"/>
        <w:rPr>
          <w:szCs w:val="21"/>
        </w:rPr>
      </w:pPr>
      <w:bookmarkStart w:id="156"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56"/>
    </w:p>
    <w:p w:rsidR="00D407A5" w:rsidRPr="00AD0D80" w:rsidRDefault="00D407A5" w:rsidP="008B333D">
      <w:pPr>
        <w:pStyle w:val="a6"/>
        <w:numPr>
          <w:ilvl w:val="0"/>
          <w:numId w:val="4"/>
        </w:numPr>
        <w:ind w:firstLineChars="0"/>
        <w:rPr>
          <w:szCs w:val="21"/>
        </w:rPr>
      </w:pPr>
      <w:bookmarkStart w:id="157"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57"/>
    </w:p>
    <w:p w:rsidR="00D407A5" w:rsidRDefault="00D407A5" w:rsidP="008B333D">
      <w:pPr>
        <w:pStyle w:val="a6"/>
        <w:numPr>
          <w:ilvl w:val="0"/>
          <w:numId w:val="4"/>
        </w:numPr>
        <w:ind w:firstLineChars="0"/>
        <w:rPr>
          <w:szCs w:val="21"/>
        </w:rPr>
      </w:pPr>
      <w:bookmarkStart w:id="158"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2005.</w:t>
      </w:r>
      <w:bookmarkEnd w:id="158"/>
    </w:p>
    <w:p w:rsidR="00E84976" w:rsidRPr="00AD0D80" w:rsidRDefault="00E84976" w:rsidP="00E84976">
      <w:pPr>
        <w:pStyle w:val="a6"/>
        <w:numPr>
          <w:ilvl w:val="0"/>
          <w:numId w:val="4"/>
        </w:numPr>
        <w:ind w:firstLineChars="0"/>
        <w:rPr>
          <w:szCs w:val="21"/>
        </w:rPr>
      </w:pPr>
      <w:bookmarkStart w:id="159"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59"/>
    </w:p>
    <w:p w:rsidR="00D407A5" w:rsidRPr="008B333D" w:rsidRDefault="00D407A5" w:rsidP="008B333D">
      <w:pPr>
        <w:pStyle w:val="a6"/>
        <w:numPr>
          <w:ilvl w:val="0"/>
          <w:numId w:val="4"/>
        </w:numPr>
        <w:ind w:firstLineChars="0"/>
        <w:rPr>
          <w:szCs w:val="21"/>
        </w:rPr>
      </w:pPr>
      <w:bookmarkStart w:id="160"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Pr="008B333D">
        <w:rPr>
          <w:szCs w:val="21"/>
        </w:rPr>
        <w:t>：</w:t>
      </w:r>
      <w:r w:rsidRPr="008B333D">
        <w:rPr>
          <w:szCs w:val="21"/>
        </w:rPr>
        <w:t>34-110.</w:t>
      </w:r>
      <w:bookmarkEnd w:id="160"/>
    </w:p>
    <w:p w:rsidR="00D407A5" w:rsidRPr="008B333D" w:rsidRDefault="00D407A5" w:rsidP="008B333D">
      <w:pPr>
        <w:pStyle w:val="a6"/>
        <w:numPr>
          <w:ilvl w:val="0"/>
          <w:numId w:val="4"/>
        </w:numPr>
        <w:ind w:firstLineChars="0"/>
        <w:rPr>
          <w:szCs w:val="21"/>
        </w:rPr>
      </w:pPr>
      <w:bookmarkStart w:id="161" w:name="_Ref6999973"/>
      <w:r w:rsidRPr="008B333D">
        <w:rPr>
          <w:szCs w:val="21"/>
        </w:rPr>
        <w:t xml:space="preserve">Bloch </w:t>
      </w:r>
      <w:proofErr w:type="gramStart"/>
      <w:r w:rsidRPr="008B333D">
        <w:rPr>
          <w:szCs w:val="21"/>
        </w:rPr>
        <w:t>J .</w:t>
      </w:r>
      <w:proofErr w:type="gramEnd"/>
      <w:r w:rsidRPr="008B333D">
        <w:rPr>
          <w:szCs w:val="21"/>
        </w:rPr>
        <w:t xml:space="preserve"> EFFECTIVE JAVA (2ND EDITION</w:t>
      </w:r>
      <w:proofErr w:type="gramStart"/>
      <w:r w:rsidRPr="008B333D">
        <w:rPr>
          <w:szCs w:val="21"/>
        </w:rPr>
        <w:t>)[</w:t>
      </w:r>
      <w:proofErr w:type="gramEnd"/>
      <w:r w:rsidRPr="008B333D">
        <w:rPr>
          <w:szCs w:val="21"/>
        </w:rPr>
        <w:t>J]. 2008</w:t>
      </w:r>
      <w:r w:rsidRPr="008B333D">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61"/>
    </w:p>
    <w:p w:rsidR="00D407A5" w:rsidRPr="008B333D" w:rsidRDefault="00D407A5" w:rsidP="008B333D">
      <w:pPr>
        <w:pStyle w:val="a6"/>
        <w:numPr>
          <w:ilvl w:val="0"/>
          <w:numId w:val="4"/>
        </w:numPr>
        <w:ind w:firstLineChars="0"/>
        <w:rPr>
          <w:szCs w:val="21"/>
        </w:rPr>
      </w:pPr>
      <w:bookmarkStart w:id="162"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62"/>
    </w:p>
    <w:p w:rsidR="00D407A5" w:rsidRPr="008B333D" w:rsidRDefault="00D407A5" w:rsidP="008B333D">
      <w:pPr>
        <w:pStyle w:val="a6"/>
        <w:numPr>
          <w:ilvl w:val="0"/>
          <w:numId w:val="4"/>
        </w:numPr>
        <w:ind w:firstLineChars="0"/>
        <w:rPr>
          <w:szCs w:val="21"/>
        </w:rPr>
      </w:pPr>
      <w:bookmarkStart w:id="163" w:name="_Ref7000039"/>
      <w:proofErr w:type="spellStart"/>
      <w:r w:rsidRPr="008B333D">
        <w:rPr>
          <w:szCs w:val="21"/>
        </w:rPr>
        <w:t>Gorodov</w:t>
      </w:r>
      <w:proofErr w:type="spellEnd"/>
      <w:r w:rsidRPr="008B333D">
        <w:rPr>
          <w:szCs w:val="21"/>
        </w:rPr>
        <w:t xml:space="preserve">, </w:t>
      </w:r>
      <w:proofErr w:type="spellStart"/>
      <w:r w:rsidRPr="008B333D">
        <w:rPr>
          <w:szCs w:val="21"/>
        </w:rPr>
        <w:t>Evgeniy</w:t>
      </w:r>
      <w:proofErr w:type="spellEnd"/>
      <w:r w:rsidRPr="008B333D">
        <w:rPr>
          <w:szCs w:val="21"/>
        </w:rPr>
        <w:t xml:space="preserve">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 2013:1-7.</w:t>
      </w:r>
      <w:bookmarkEnd w:id="163"/>
    </w:p>
    <w:p w:rsidR="00D407A5" w:rsidRDefault="00D407A5" w:rsidP="008B333D">
      <w:pPr>
        <w:pStyle w:val="a6"/>
        <w:numPr>
          <w:ilvl w:val="0"/>
          <w:numId w:val="4"/>
        </w:numPr>
        <w:ind w:firstLineChars="0"/>
        <w:rPr>
          <w:szCs w:val="21"/>
        </w:rPr>
      </w:pPr>
      <w:bookmarkStart w:id="164"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64"/>
    </w:p>
    <w:p w:rsidR="00E84976" w:rsidRDefault="00E84976" w:rsidP="00E84976">
      <w:pPr>
        <w:pStyle w:val="a6"/>
        <w:numPr>
          <w:ilvl w:val="0"/>
          <w:numId w:val="4"/>
        </w:numPr>
        <w:ind w:firstLineChars="0"/>
        <w:rPr>
          <w:szCs w:val="21"/>
        </w:rPr>
      </w:pPr>
      <w:bookmarkStart w:id="165"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65"/>
    </w:p>
    <w:p w:rsidR="0007472E" w:rsidRPr="0007472E" w:rsidRDefault="0007472E" w:rsidP="0007472E">
      <w:pPr>
        <w:pStyle w:val="a6"/>
        <w:numPr>
          <w:ilvl w:val="0"/>
          <w:numId w:val="4"/>
        </w:numPr>
        <w:ind w:firstLineChars="0"/>
        <w:rPr>
          <w:szCs w:val="21"/>
        </w:rPr>
      </w:pPr>
      <w:bookmarkStart w:id="166" w:name="_Ref7000003"/>
      <w:r w:rsidRPr="008B333D">
        <w:rPr>
          <w:szCs w:val="21"/>
        </w:rPr>
        <w:t>Goldman M, Katz S. MAVEN: Modular Aspect Verification[J]. 2007.</w:t>
      </w:r>
      <w:bookmarkEnd w:id="166"/>
    </w:p>
    <w:p w:rsidR="008B333D" w:rsidRPr="008B333D" w:rsidRDefault="00D407A5" w:rsidP="008B333D">
      <w:pPr>
        <w:pStyle w:val="a6"/>
        <w:numPr>
          <w:ilvl w:val="0"/>
          <w:numId w:val="4"/>
        </w:numPr>
        <w:ind w:firstLineChars="0"/>
        <w:rPr>
          <w:szCs w:val="21"/>
        </w:rPr>
      </w:pPr>
      <w:bookmarkStart w:id="167"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Pr="008B333D">
        <w:rPr>
          <w:szCs w:val="21"/>
        </w:rPr>
        <w:t xml:space="preserve"> 2018</w:t>
      </w:r>
      <w:r w:rsidRPr="008B333D">
        <w:rPr>
          <w:rFonts w:hint="eastAsia"/>
          <w:szCs w:val="21"/>
        </w:rPr>
        <w:t>：</w:t>
      </w:r>
      <w:r w:rsidRPr="008B333D">
        <w:rPr>
          <w:rFonts w:hint="eastAsia"/>
          <w:szCs w:val="21"/>
        </w:rPr>
        <w:t>1-</w:t>
      </w:r>
      <w:r w:rsidRPr="008B333D">
        <w:rPr>
          <w:szCs w:val="21"/>
        </w:rPr>
        <w:t>34.</w:t>
      </w:r>
      <w:bookmarkEnd w:id="167"/>
    </w:p>
    <w:p w:rsidR="00D407A5" w:rsidRPr="008B333D" w:rsidRDefault="00D407A5" w:rsidP="008B333D">
      <w:pPr>
        <w:pStyle w:val="a6"/>
        <w:numPr>
          <w:ilvl w:val="0"/>
          <w:numId w:val="4"/>
        </w:numPr>
        <w:ind w:firstLineChars="0"/>
        <w:rPr>
          <w:szCs w:val="21"/>
        </w:rPr>
      </w:pPr>
      <w:bookmarkStart w:id="168"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bookmarkEnd w:id="168"/>
    </w:p>
    <w:p w:rsidR="00D407A5" w:rsidRDefault="00D407A5" w:rsidP="00AD0D80">
      <w:pPr>
        <w:pStyle w:val="a6"/>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69" w:name="_Toc7032487"/>
      <w:r w:rsidRPr="00EB6754">
        <w:rPr>
          <w:rFonts w:ascii="楷体" w:eastAsia="楷体" w:hAnsi="楷体" w:hint="eastAsia"/>
          <w:b/>
          <w:sz w:val="28"/>
          <w:szCs w:val="28"/>
        </w:rPr>
        <w:lastRenderedPageBreak/>
        <w:t>致谢</w:t>
      </w:r>
      <w:bookmarkEnd w:id="169"/>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ins w:id="170" w:author="陈文辉" w:date="2019-04-25T21:56:00Z">
        <w:r w:rsidR="00A45BAC">
          <w:rPr>
            <w:rFonts w:hint="eastAsia"/>
            <w:color w:val="000000" w:themeColor="text1"/>
            <w:szCs w:val="21"/>
          </w:rPr>
          <w:t>产品</w:t>
        </w:r>
      </w:ins>
      <w:r w:rsidRPr="00F859D1">
        <w:rPr>
          <w:rFonts w:hint="eastAsia"/>
          <w:color w:val="000000" w:themeColor="text1"/>
          <w:szCs w:val="21"/>
        </w:rPr>
        <w:t>数据</w:t>
      </w:r>
      <w:del w:id="171" w:author="陈文辉" w:date="2019-04-25T21:56:00Z">
        <w:r w:rsidRPr="00F859D1" w:rsidDel="00A45BAC">
          <w:rPr>
            <w:rFonts w:hint="eastAsia"/>
            <w:color w:val="000000" w:themeColor="text1"/>
            <w:szCs w:val="21"/>
          </w:rPr>
          <w:delText>预测分析</w:delText>
        </w:r>
      </w:del>
      <w:ins w:id="172" w:author="陈文辉" w:date="2019-04-25T21:56:00Z">
        <w:r w:rsidR="00A45BAC">
          <w:rPr>
            <w:rFonts w:hint="eastAsia"/>
            <w:color w:val="000000" w:themeColor="text1"/>
            <w:szCs w:val="21"/>
          </w:rPr>
          <w:t>挖掘</w:t>
        </w:r>
      </w:ins>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研究。其次，我要感谢学校课题评审小组能给我研究这个课题的机会。</w:t>
      </w:r>
      <w:r w:rsidR="00BC6C01">
        <w:rPr>
          <w:rFonts w:hint="eastAsia"/>
          <w:color w:val="000000" w:themeColor="text1"/>
          <w:szCs w:val="21"/>
        </w:rPr>
        <w:t>我也衷心地希望，在未来的某一天，我的这个研究成果能为我国</w:t>
      </w:r>
      <w:del w:id="173" w:author="陈文辉" w:date="2019-04-25T21:56:00Z">
        <w:r w:rsidR="00BC6C01" w:rsidDel="00A45BAC">
          <w:rPr>
            <w:rFonts w:hint="eastAsia"/>
            <w:color w:val="000000" w:themeColor="text1"/>
            <w:szCs w:val="21"/>
          </w:rPr>
          <w:delText>建设智慧城市</w:delText>
        </w:r>
      </w:del>
      <w:ins w:id="174" w:author="陈文辉" w:date="2019-04-25T21:56:00Z">
        <w:r w:rsidR="00A45BAC">
          <w:rPr>
            <w:rFonts w:hint="eastAsia"/>
            <w:color w:val="000000" w:themeColor="text1"/>
            <w:szCs w:val="21"/>
          </w:rPr>
          <w:t>各行业的大数据分析</w:t>
        </w:r>
      </w:ins>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33"/>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892" w:rsidRDefault="00043892" w:rsidP="00DE15F5">
      <w:r>
        <w:separator/>
      </w:r>
    </w:p>
  </w:endnote>
  <w:endnote w:type="continuationSeparator" w:id="0">
    <w:p w:rsidR="00043892" w:rsidRDefault="00043892"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Default="007C38C3"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7C38C3" w:rsidRDefault="007C38C3">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Default="007C38C3" w:rsidP="00DC0D04">
    <w:pPr>
      <w:pStyle w:val="a4"/>
      <w:framePr w:wrap="around" w:vAnchor="text" w:hAnchor="margin" w:xAlign="center" w:y="1"/>
      <w:rPr>
        <w:rStyle w:val="a5"/>
      </w:rPr>
    </w:pPr>
  </w:p>
  <w:p w:rsidR="007C38C3" w:rsidRDefault="007C38C3">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Default="007C38C3"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9A650D">
      <w:rPr>
        <w:rStyle w:val="a5"/>
        <w:noProof/>
      </w:rPr>
      <w:t>II</w:t>
    </w:r>
    <w:r>
      <w:rPr>
        <w:rStyle w:val="a5"/>
      </w:rPr>
      <w:fldChar w:fldCharType="end"/>
    </w:r>
  </w:p>
  <w:p w:rsidR="007C38C3" w:rsidRDefault="007C38C3">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Default="007C38C3">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Pr="005F6805" w:rsidRDefault="007C38C3"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9A650D">
      <w:rPr>
        <w:rStyle w:val="a5"/>
        <w:rFonts w:ascii="Times New Roman" w:hAnsi="Times New Roman" w:cs="Times New Roman"/>
        <w:noProof/>
      </w:rPr>
      <w:t>3</w:t>
    </w:r>
    <w:r w:rsidRPr="005F6805">
      <w:rPr>
        <w:rStyle w:val="a5"/>
        <w:rFonts w:ascii="Times New Roman" w:hAnsi="Times New Roman" w:cs="Times New Roman"/>
      </w:rPr>
      <w:fldChar w:fldCharType="end"/>
    </w:r>
  </w:p>
  <w:p w:rsidR="007C38C3" w:rsidRPr="005F6805" w:rsidRDefault="007C38C3">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892" w:rsidRDefault="00043892" w:rsidP="00DE15F5">
      <w:r>
        <w:separator/>
      </w:r>
    </w:p>
  </w:footnote>
  <w:footnote w:type="continuationSeparator" w:id="0">
    <w:p w:rsidR="00043892" w:rsidRDefault="00043892"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Pr="006712BC" w:rsidRDefault="007C38C3"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Pr="006712BC" w:rsidRDefault="007C38C3"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8C3" w:rsidRPr="00C44A9C" w:rsidRDefault="007C38C3"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714F36"/>
    <w:multiLevelType w:val="hybridMultilevel"/>
    <w:tmpl w:val="3EC8E874"/>
    <w:lvl w:ilvl="0" w:tplc="056A36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43892"/>
    <w:rsid w:val="00050E53"/>
    <w:rsid w:val="00054773"/>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4BD1"/>
    <w:rsid w:val="0021127C"/>
    <w:rsid w:val="002132B6"/>
    <w:rsid w:val="0022503B"/>
    <w:rsid w:val="00226057"/>
    <w:rsid w:val="002278A1"/>
    <w:rsid w:val="00235D41"/>
    <w:rsid w:val="00236E0F"/>
    <w:rsid w:val="002425A4"/>
    <w:rsid w:val="002434CC"/>
    <w:rsid w:val="00246405"/>
    <w:rsid w:val="00247BF1"/>
    <w:rsid w:val="00247FA2"/>
    <w:rsid w:val="002573BE"/>
    <w:rsid w:val="00257C69"/>
    <w:rsid w:val="0026300C"/>
    <w:rsid w:val="00264392"/>
    <w:rsid w:val="00266BDF"/>
    <w:rsid w:val="0027141C"/>
    <w:rsid w:val="002777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13A8F"/>
    <w:rsid w:val="00322CED"/>
    <w:rsid w:val="00326B96"/>
    <w:rsid w:val="00327AE0"/>
    <w:rsid w:val="003359EE"/>
    <w:rsid w:val="00341FA1"/>
    <w:rsid w:val="00350DDC"/>
    <w:rsid w:val="003548E3"/>
    <w:rsid w:val="00356782"/>
    <w:rsid w:val="00360465"/>
    <w:rsid w:val="003629AD"/>
    <w:rsid w:val="0037129F"/>
    <w:rsid w:val="0037209C"/>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369C"/>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1940"/>
    <w:rsid w:val="00625DDA"/>
    <w:rsid w:val="00626BBC"/>
    <w:rsid w:val="0062744B"/>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23B0F"/>
    <w:rsid w:val="00733E41"/>
    <w:rsid w:val="0073464D"/>
    <w:rsid w:val="00737222"/>
    <w:rsid w:val="00737BDE"/>
    <w:rsid w:val="0074053A"/>
    <w:rsid w:val="00747897"/>
    <w:rsid w:val="00747F04"/>
    <w:rsid w:val="00753214"/>
    <w:rsid w:val="007541F0"/>
    <w:rsid w:val="00774BDD"/>
    <w:rsid w:val="00775665"/>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56FEE"/>
    <w:rsid w:val="00965E3D"/>
    <w:rsid w:val="009764A9"/>
    <w:rsid w:val="00980A17"/>
    <w:rsid w:val="00984764"/>
    <w:rsid w:val="00985966"/>
    <w:rsid w:val="00996513"/>
    <w:rsid w:val="009A1A78"/>
    <w:rsid w:val="009A2845"/>
    <w:rsid w:val="009A650D"/>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B6754"/>
    <w:rsid w:val="00EC02D2"/>
    <w:rsid w:val="00EC4462"/>
    <w:rsid w:val="00EC4AA1"/>
    <w:rsid w:val="00EC68B8"/>
    <w:rsid w:val="00ED2928"/>
    <w:rsid w:val="00EE13FF"/>
    <w:rsid w:val="00EF06A3"/>
    <w:rsid w:val="00EF5527"/>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59D1"/>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837D0-F98A-4886-8ADE-8B7400029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6137</TotalTime>
  <Pages>41</Pages>
  <Words>4392</Words>
  <Characters>25037</Characters>
  <Application>Microsoft Office Word</Application>
  <DocSecurity>0</DocSecurity>
  <Lines>208</Lines>
  <Paragraphs>58</Paragraphs>
  <ScaleCrop>false</ScaleCrop>
  <Company>Microsoft</Company>
  <LinksUpToDate>false</LinksUpToDate>
  <CharactersWithSpaces>29371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陈文辉</cp:lastModifiedBy>
  <cp:revision>200</cp:revision>
  <cp:lastPrinted>2018-05-20T03:32:00Z</cp:lastPrinted>
  <dcterms:created xsi:type="dcterms:W3CDTF">2018-05-17T05:29:00Z</dcterms:created>
  <dcterms:modified xsi:type="dcterms:W3CDTF">2019-04-25T13:58:00Z</dcterms:modified>
</cp:coreProperties>
</file>